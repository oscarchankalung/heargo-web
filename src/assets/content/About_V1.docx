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W w:w="10455" w:type="dxa"/>
        <w:tblLook w:val="04A0" w:firstRow="1" w:lastRow="0" w:firstColumn="1" w:lastColumn="0" w:noHBand="0" w:noVBand="1"/>
      </w:tblPr>
      <w:tblGrid>
        <w:gridCol w:w="1696"/>
        <w:gridCol w:w="4253"/>
        <w:gridCol w:w="4506"/>
      </w:tblGrid>
      <w:tr w:rsidR="00AD454D" w14:paraId="08AB5461" w14:textId="77777777" w:rsidTr="00AD454D">
        <w:tc>
          <w:tcPr>
            <w:tcW w:w="1696" w:type="dxa"/>
          </w:tcPr>
          <w:p w14:paraId="2FFBFDCA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  <w:vAlign w:val="bottom"/>
          </w:tcPr>
          <w:p w14:paraId="71440872" w14:textId="77777777" w:rsidR="00AD454D" w:rsidRPr="005350E2" w:rsidRDefault="00AD454D" w:rsidP="00AD454D">
            <w:pPr>
              <w:pStyle w:val="a3"/>
              <w:rPr>
                <w:rFonts w:ascii="Arial" w:eastAsia="Times New Roman" w:hAnsi="Arial" w:cs="Arial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kern w:val="0"/>
                <w:sz w:val="20"/>
                <w:szCs w:val="20"/>
              </w:rPr>
              <w:t>Traditional Chinese</w:t>
            </w:r>
          </w:p>
        </w:tc>
        <w:tc>
          <w:tcPr>
            <w:tcW w:w="4506" w:type="dxa"/>
            <w:vAlign w:val="bottom"/>
          </w:tcPr>
          <w:p w14:paraId="5A04E3FD" w14:textId="77777777" w:rsidR="00AD454D" w:rsidRPr="005350E2" w:rsidRDefault="00AD454D" w:rsidP="00AD454D">
            <w:pPr>
              <w:pStyle w:val="a3"/>
              <w:rPr>
                <w:rFonts w:ascii="Arial" w:eastAsia="Times New Roman" w:hAnsi="Arial" w:cs="Arial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kern w:val="0"/>
                <w:sz w:val="20"/>
                <w:szCs w:val="20"/>
              </w:rPr>
              <w:t>English</w:t>
            </w:r>
          </w:p>
        </w:tc>
      </w:tr>
      <w:tr w:rsidR="00AD454D" w14:paraId="2BA23DCC" w14:textId="77777777" w:rsidTr="00AD454D">
        <w:tc>
          <w:tcPr>
            <w:tcW w:w="1696" w:type="dxa"/>
          </w:tcPr>
          <w:p w14:paraId="2FD0BD32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  <w:vAlign w:val="bottom"/>
          </w:tcPr>
          <w:p w14:paraId="75F6E43A" w14:textId="24590798" w:rsidR="00AD454D" w:rsidRPr="00AD454D" w:rsidRDefault="00AD454D" w:rsidP="00AD454D">
            <w:pPr>
              <w:pStyle w:val="a3"/>
              <w:rPr>
                <w:rFonts w:asciiTheme="minorEastAsia" w:hAnsiTheme="minorEastAsia" w:cs="Arial"/>
                <w:color w:val="000000"/>
                <w:kern w:val="0"/>
                <w:sz w:val="20"/>
                <w:szCs w:val="20"/>
              </w:rPr>
            </w:pP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關於</w:t>
            </w:r>
            <w:r w:rsidR="00F76C0C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 w:rsidR="00F76C0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</w:p>
        </w:tc>
        <w:tc>
          <w:tcPr>
            <w:tcW w:w="4506" w:type="dxa"/>
          </w:tcPr>
          <w:p w14:paraId="1B9E86B3" w14:textId="7B5F50F9" w:rsidR="00AD454D" w:rsidRPr="005350E2" w:rsidRDefault="00AD454D" w:rsidP="00F76C0C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About H</w:t>
            </w:r>
            <w:r w:rsidR="00F76C0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</w:p>
        </w:tc>
      </w:tr>
      <w:tr w:rsidR="00AD454D" w14:paraId="216964C6" w14:textId="77777777" w:rsidTr="00AD454D">
        <w:tc>
          <w:tcPr>
            <w:tcW w:w="1696" w:type="dxa"/>
            <w:vMerge w:val="restart"/>
          </w:tcPr>
          <w:p w14:paraId="0A297A81" w14:textId="77777777" w:rsidR="00AD454D" w:rsidRDefault="00AD454D" w:rsidP="00AD454D">
            <w:pPr>
              <w:pStyle w:val="a3"/>
            </w:pP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品牌故事</w:t>
            </w:r>
          </w:p>
        </w:tc>
        <w:tc>
          <w:tcPr>
            <w:tcW w:w="4253" w:type="dxa"/>
            <w:vAlign w:val="bottom"/>
          </w:tcPr>
          <w:p w14:paraId="744D4D99" w14:textId="77777777" w:rsidR="00AD454D" w:rsidRPr="00AD454D" w:rsidRDefault="00AD454D" w:rsidP="00AD454D">
            <w:pPr>
              <w:pStyle w:val="a3"/>
              <w:rPr>
                <w:rFonts w:asciiTheme="minorEastAsia" w:hAnsiTheme="minorEastAsia" w:cs="Arial"/>
                <w:color w:val="000000"/>
                <w:kern w:val="0"/>
                <w:sz w:val="20"/>
                <w:szCs w:val="20"/>
              </w:rPr>
            </w:pP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品牌故事</w:t>
            </w:r>
          </w:p>
        </w:tc>
        <w:tc>
          <w:tcPr>
            <w:tcW w:w="4506" w:type="dxa"/>
          </w:tcPr>
          <w:p w14:paraId="54A6E343" w14:textId="77777777" w:rsidR="00AD454D" w:rsidRPr="005350E2" w:rsidRDefault="00AD454D" w:rsidP="00AD454D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Brand Story</w:t>
            </w:r>
          </w:p>
        </w:tc>
      </w:tr>
      <w:tr w:rsidR="00AD454D" w14:paraId="6832F07B" w14:textId="77777777" w:rsidTr="00AD454D">
        <w:tc>
          <w:tcPr>
            <w:tcW w:w="1696" w:type="dxa"/>
            <w:vMerge/>
          </w:tcPr>
          <w:p w14:paraId="634BB4D4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6A650BFE" w14:textId="77777777" w:rsidR="00AD454D" w:rsidRPr="00AD454D" w:rsidRDefault="00AD454D" w:rsidP="00AD454D">
            <w:pPr>
              <w:pStyle w:val="a3"/>
              <w:rPr>
                <w:rFonts w:asciiTheme="minorEastAsia" w:hAnsiTheme="minorEastAsia" w:cs="Arial"/>
                <w:color w:val="000000"/>
                <w:kern w:val="0"/>
                <w:sz w:val="20"/>
                <w:szCs w:val="20"/>
              </w:rPr>
            </w:pP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聲音．連繫生活</w:t>
            </w:r>
          </w:p>
        </w:tc>
        <w:tc>
          <w:tcPr>
            <w:tcW w:w="4506" w:type="dxa"/>
          </w:tcPr>
          <w:p w14:paraId="418A0D74" w14:textId="322BF6AC" w:rsidR="00AD454D" w:rsidRPr="005350E2" w:rsidRDefault="00AD454D" w:rsidP="00F76C0C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Connect you to the world, right </w:t>
            </w:r>
            <w:r w:rsidR="00F76C0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here</w:t>
            </w: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.</w:t>
            </w:r>
          </w:p>
        </w:tc>
      </w:tr>
      <w:tr w:rsidR="00AD454D" w14:paraId="061366FE" w14:textId="77777777" w:rsidTr="00AD454D">
        <w:tc>
          <w:tcPr>
            <w:tcW w:w="1696" w:type="dxa"/>
            <w:vMerge/>
          </w:tcPr>
          <w:p w14:paraId="05409A9E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1A786383" w14:textId="3A68D61E" w:rsidR="00AD454D" w:rsidRPr="00184EC7" w:rsidRDefault="00F76C0C" w:rsidP="00AD454D">
            <w:pPr>
              <w:pStyle w:val="a3"/>
              <w:rPr>
                <w:rFonts w:asciiTheme="minorEastAsia" w:hAnsiTheme="minorEastAsia" w:cs="新細明體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  <w:r w:rsidR="00AD454D"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網上聽力服務預約平台</w:t>
            </w:r>
            <w:r w:rsidR="00CE2759" w:rsidRPr="00184EC7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專</w:t>
            </w:r>
            <w:r w:rsidR="00AD454D"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為</w:t>
            </w:r>
            <w:r w:rsidR="00CE2759" w:rsidRPr="00184EC7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有需要</w:t>
            </w:r>
            <w:r w:rsidR="00AD454D"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人士配對專業的聽力</w:t>
            </w:r>
            <w:r w:rsidR="0024398F" w:rsidRPr="00184EC7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護理</w:t>
            </w:r>
            <w:r w:rsidR="00AD454D"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家，將個人化的聽力護理服務直接帶到</w:t>
            </w:r>
            <w:r w:rsidR="00CE2759" w:rsidRPr="00184EC7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府上</w:t>
            </w:r>
            <w:r w:rsidR="00AD454D"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，幫助</w:t>
            </w:r>
            <w:r w:rsidR="00441C48"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聽</w:t>
            </w:r>
            <w:r w:rsidR="00CE2759" w:rsidRPr="00184EC7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障人士</w:t>
            </w:r>
            <w:r w:rsidR="00AD454D"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重拾聽力，跨越溝通障礙。</w:t>
            </w:r>
          </w:p>
          <w:p w14:paraId="178E5057" w14:textId="77777777" w:rsidR="00AD454D" w:rsidRPr="00184EC7" w:rsidRDefault="00AD454D" w:rsidP="00AD454D">
            <w:pPr>
              <w:pStyle w:val="a3"/>
              <w:rPr>
                <w:rFonts w:asciiTheme="minorEastAsia" w:hAnsiTheme="minorEastAsia" w:cs="新細明體"/>
                <w:kern w:val="0"/>
                <w:sz w:val="20"/>
                <w:szCs w:val="20"/>
              </w:rPr>
            </w:pPr>
            <w:r w:rsidRPr="00184EC7">
              <w:rPr>
                <w:rFonts w:ascii="Noto Sans Bold" w:hAnsi="Noto Sans Bold"/>
                <w:sz w:val="21"/>
                <w:szCs w:val="21"/>
                <w:shd w:val="clear" w:color="auto" w:fill="FFFFFF"/>
              </w:rPr>
              <w:t>透過聲音，重新連繫你的生活</w:t>
            </w:r>
            <w:r w:rsidRPr="00184EC7">
              <w:rPr>
                <w:rFonts w:ascii="新細明體" w:eastAsia="新細明體" w:hAnsi="新細明體" w:cs="新細明體" w:hint="eastAsia"/>
                <w:sz w:val="21"/>
                <w:szCs w:val="21"/>
                <w:shd w:val="clear" w:color="auto" w:fill="FFFFFF"/>
              </w:rPr>
              <w:t>。</w:t>
            </w:r>
          </w:p>
        </w:tc>
        <w:tc>
          <w:tcPr>
            <w:tcW w:w="4506" w:type="dxa"/>
          </w:tcPr>
          <w:p w14:paraId="49ACD27A" w14:textId="4D91E9B3" w:rsidR="00AD454D" w:rsidRPr="00184EC7" w:rsidRDefault="00F76C0C" w:rsidP="0024398F">
            <w:pPr>
              <w:pStyle w:val="a3"/>
              <w:rPr>
                <w:rFonts w:ascii="Arial" w:eastAsia="Times New Roman" w:hAnsi="Arial" w:cs="Arial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  <w:r w:rsidR="00AD454D" w:rsidRPr="00184EC7">
              <w:rPr>
                <w:rFonts w:ascii="Arial" w:eastAsia="Times New Roman" w:hAnsi="Arial" w:cs="Arial"/>
                <w:kern w:val="0"/>
                <w:sz w:val="20"/>
                <w:szCs w:val="20"/>
              </w:rPr>
              <w:t xml:space="preserve"> is a pioneering online hearing care platform that brings hearing </w:t>
            </w:r>
            <w:r w:rsidR="0024398F" w:rsidRPr="00184EC7">
              <w:rPr>
                <w:rFonts w:ascii="Arial" w:eastAsia="Times New Roman" w:hAnsi="Arial" w:cs="Arial"/>
                <w:kern w:val="0"/>
                <w:sz w:val="20"/>
                <w:szCs w:val="20"/>
              </w:rPr>
              <w:t xml:space="preserve">care professionals </w:t>
            </w:r>
            <w:r w:rsidR="00AD454D" w:rsidRPr="00184EC7">
              <w:rPr>
                <w:rFonts w:ascii="Arial" w:eastAsia="Times New Roman" w:hAnsi="Arial" w:cs="Arial"/>
                <w:kern w:val="0"/>
                <w:sz w:val="20"/>
                <w:szCs w:val="20"/>
              </w:rPr>
              <w:t xml:space="preserve">straight to your door. By helping hearing </w:t>
            </w:r>
            <w:r w:rsidR="0024398F" w:rsidRPr="00184EC7">
              <w:rPr>
                <w:rFonts w:ascii="Arial" w:eastAsia="Times New Roman" w:hAnsi="Arial" w:cs="Arial"/>
                <w:kern w:val="0"/>
                <w:sz w:val="20"/>
                <w:szCs w:val="20"/>
              </w:rPr>
              <w:t xml:space="preserve">impaired </w:t>
            </w:r>
            <w:r w:rsidR="00AD454D" w:rsidRPr="00184EC7">
              <w:rPr>
                <w:rFonts w:ascii="Arial" w:eastAsia="Times New Roman" w:hAnsi="Arial" w:cs="Arial"/>
                <w:kern w:val="0"/>
                <w:sz w:val="20"/>
                <w:szCs w:val="20"/>
              </w:rPr>
              <w:t xml:space="preserve">patients reconnect to their family and friends, </w:t>
            </w: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  <w:r w:rsidR="00AD454D" w:rsidRPr="00184EC7">
              <w:rPr>
                <w:rFonts w:ascii="Arial" w:eastAsia="Times New Roman" w:hAnsi="Arial" w:cs="Arial"/>
                <w:kern w:val="0"/>
                <w:sz w:val="20"/>
                <w:szCs w:val="20"/>
              </w:rPr>
              <w:t xml:space="preserve"> aims to enrich people's life via meaningful and valuable connections.</w:t>
            </w:r>
          </w:p>
        </w:tc>
      </w:tr>
      <w:tr w:rsidR="00AD454D" w14:paraId="0EFA0EB7" w14:textId="77777777" w:rsidTr="00AD454D">
        <w:tc>
          <w:tcPr>
            <w:tcW w:w="1696" w:type="dxa"/>
            <w:vMerge w:val="restart"/>
          </w:tcPr>
          <w:p w14:paraId="3162DB7E" w14:textId="77777777" w:rsidR="00AD454D" w:rsidRDefault="00AD454D" w:rsidP="00AD454D">
            <w:pPr>
              <w:pStyle w:val="a3"/>
            </w:pP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使命</w:t>
            </w:r>
          </w:p>
        </w:tc>
        <w:tc>
          <w:tcPr>
            <w:tcW w:w="4253" w:type="dxa"/>
          </w:tcPr>
          <w:p w14:paraId="388B339C" w14:textId="77777777" w:rsidR="00AD454D" w:rsidRPr="00AD454D" w:rsidRDefault="00AD454D" w:rsidP="00AD454D">
            <w:pPr>
              <w:pStyle w:val="a3"/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</w:pP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 xml:space="preserve">使命 </w:t>
            </w:r>
          </w:p>
        </w:tc>
        <w:tc>
          <w:tcPr>
            <w:tcW w:w="4506" w:type="dxa"/>
          </w:tcPr>
          <w:p w14:paraId="4F47C269" w14:textId="77777777" w:rsidR="00AD454D" w:rsidRPr="005350E2" w:rsidRDefault="00AD454D" w:rsidP="00AD454D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Mission</w:t>
            </w:r>
          </w:p>
        </w:tc>
      </w:tr>
      <w:tr w:rsidR="00AD454D" w14:paraId="23BB7229" w14:textId="77777777" w:rsidTr="00AD454D">
        <w:tc>
          <w:tcPr>
            <w:tcW w:w="1696" w:type="dxa"/>
            <w:vMerge/>
          </w:tcPr>
          <w:p w14:paraId="2A132A6B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3C4F1D98" w14:textId="54191ECB" w:rsidR="00AD454D" w:rsidRPr="00AD454D" w:rsidRDefault="00F76C0C" w:rsidP="00AD454D">
            <w:pPr>
              <w:pStyle w:val="a3"/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  <w:r w:rsidR="00AD454D"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的使命以「連繫」為重心，將即時、全面的聽力護理服務帶到聽障人士家中，幫助他們打破聽障造成的溝通隔膜，改善生活，重新與家人、</w:t>
            </w:r>
            <w:r w:rsidR="00AA5948">
              <w:rPr>
                <w:rFonts w:asciiTheme="minorEastAsia" w:hAnsiTheme="minorEastAsia" w:cs="新細明體" w:hint="eastAsia"/>
                <w:color w:val="000000"/>
                <w:kern w:val="0"/>
                <w:sz w:val="20"/>
                <w:szCs w:val="20"/>
              </w:rPr>
              <w:t>朋友和</w:t>
            </w:r>
            <w:r w:rsidR="00AD454D"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世界接軌。</w:t>
            </w:r>
          </w:p>
        </w:tc>
        <w:tc>
          <w:tcPr>
            <w:tcW w:w="4506" w:type="dxa"/>
          </w:tcPr>
          <w:p w14:paraId="422F1813" w14:textId="04D383B4" w:rsidR="00AD454D" w:rsidRPr="005350E2" w:rsidRDefault="00F76C0C" w:rsidP="00196BA0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 </w:t>
            </w:r>
            <w:r w:rsidR="00AD454D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aspires to </w:t>
            </w:r>
            <w:r w:rsidR="00E9272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build </w:t>
            </w:r>
            <w:r w:rsidR="00AD454D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a better world by connection</w:t>
            </w:r>
            <w:r w:rsidR="00E9272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s</w:t>
            </w:r>
            <w:r w:rsidR="00AD454D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. </w:t>
            </w: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  <w:r w:rsidR="00AD454D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 strives to reach out to</w:t>
            </w:r>
            <w:r w:rsidR="00E9272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 </w:t>
            </w:r>
            <w:r w:rsidR="00AD454D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connect</w:t>
            </w:r>
            <w:r w:rsidR="00E9272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ing</w:t>
            </w:r>
            <w:r w:rsidR="00AD454D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 those in need and suffering from hearing disabilities</w:t>
            </w:r>
            <w:r w:rsidR="00E9272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 by </w:t>
            </w:r>
            <w:r w:rsidR="00AD454D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provid</w:t>
            </w:r>
            <w:r w:rsidR="00E9272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ing</w:t>
            </w:r>
            <w:r w:rsidR="00AD454D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 immediate, comprehensive and accessible hearing care solution.</w:t>
            </w:r>
          </w:p>
        </w:tc>
      </w:tr>
      <w:tr w:rsidR="00AD454D" w14:paraId="4B3C2F58" w14:textId="77777777" w:rsidTr="00AD454D">
        <w:tc>
          <w:tcPr>
            <w:tcW w:w="1696" w:type="dxa"/>
            <w:vMerge/>
          </w:tcPr>
          <w:p w14:paraId="69175FE4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40C6953B" w14:textId="77777777" w:rsidR="00AD454D" w:rsidRPr="00AD454D" w:rsidRDefault="00AD454D" w:rsidP="00AD454D">
            <w:pPr>
              <w:pStyle w:val="a3"/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</w:pP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打破距離界限，超越您所想所聽！</w:t>
            </w:r>
          </w:p>
        </w:tc>
        <w:tc>
          <w:tcPr>
            <w:tcW w:w="4506" w:type="dxa"/>
          </w:tcPr>
          <w:p w14:paraId="1D57C563" w14:textId="77777777" w:rsidR="00AD454D" w:rsidRPr="005350E2" w:rsidRDefault="00AD454D" w:rsidP="00AD454D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Go beyond</w:t>
            </w: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！</w:t>
            </w: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Bring better hearing to your door.</w:t>
            </w:r>
          </w:p>
        </w:tc>
      </w:tr>
      <w:tr w:rsidR="00AD454D" w14:paraId="12F413E8" w14:textId="77777777" w:rsidTr="00AD454D">
        <w:tc>
          <w:tcPr>
            <w:tcW w:w="1696" w:type="dxa"/>
            <w:vMerge/>
          </w:tcPr>
          <w:p w14:paraId="5EF12EA4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65972417" w14:textId="593C1764" w:rsidR="00AD454D" w:rsidRPr="00AD454D" w:rsidRDefault="00AD454D" w:rsidP="00AD454D">
            <w:pPr>
              <w:pStyle w:val="a3"/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</w:pP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了解</w:t>
            </w:r>
            <w:r w:rsidR="00F76C0C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 w:rsidR="00F76C0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的服務</w:t>
            </w:r>
            <w:r w:rsidR="00F76C0C" w:rsidRPr="00F76C0C">
              <w:rPr>
                <w:rFonts w:asciiTheme="minorEastAsia" w:hAnsiTheme="minorEastAsia" w:cs="新細明體" w:hint="eastAsia"/>
                <w:color w:val="000000"/>
                <w:kern w:val="0"/>
                <w:sz w:val="20"/>
                <w:szCs w:val="20"/>
              </w:rPr>
              <w:t>流程</w:t>
            </w:r>
          </w:p>
        </w:tc>
        <w:tc>
          <w:tcPr>
            <w:tcW w:w="4506" w:type="dxa"/>
          </w:tcPr>
          <w:p w14:paraId="72507060" w14:textId="715A3489" w:rsidR="00AD454D" w:rsidRPr="005350E2" w:rsidRDefault="00AD454D" w:rsidP="00AD454D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Learn more about </w:t>
            </w:r>
            <w:r w:rsidR="00F76C0C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 w:rsidR="00F76C0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’s service</w:t>
            </w:r>
            <w:r w:rsidR="00F76C0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 process</w:t>
            </w: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.</w:t>
            </w:r>
          </w:p>
        </w:tc>
      </w:tr>
      <w:tr w:rsidR="00AD454D" w14:paraId="6946CF7D" w14:textId="77777777" w:rsidTr="00AD454D">
        <w:tc>
          <w:tcPr>
            <w:tcW w:w="1696" w:type="dxa"/>
            <w:vMerge w:val="restart"/>
          </w:tcPr>
          <w:p w14:paraId="38AC56AA" w14:textId="77777777" w:rsidR="00AD454D" w:rsidRDefault="00AD454D" w:rsidP="00AD454D">
            <w:pPr>
              <w:pStyle w:val="a3"/>
            </w:pP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你的聽力護理專家團隊</w:t>
            </w:r>
          </w:p>
        </w:tc>
        <w:tc>
          <w:tcPr>
            <w:tcW w:w="4253" w:type="dxa"/>
          </w:tcPr>
          <w:p w14:paraId="4685981E" w14:textId="77777777" w:rsidR="00AD454D" w:rsidRPr="00AD454D" w:rsidRDefault="00AD454D" w:rsidP="00AD454D">
            <w:pPr>
              <w:pStyle w:val="a3"/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</w:pP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 xml:space="preserve">你的聽力護理專家團隊 </w:t>
            </w:r>
          </w:p>
        </w:tc>
        <w:tc>
          <w:tcPr>
            <w:tcW w:w="4506" w:type="dxa"/>
          </w:tcPr>
          <w:p w14:paraId="0E298102" w14:textId="77777777" w:rsidR="00AD454D" w:rsidRPr="005350E2" w:rsidRDefault="00AD454D" w:rsidP="00AD454D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Our Professional Team</w:t>
            </w:r>
          </w:p>
        </w:tc>
      </w:tr>
      <w:tr w:rsidR="00AD454D" w14:paraId="79B4DD9F" w14:textId="77777777" w:rsidTr="00AD454D">
        <w:tc>
          <w:tcPr>
            <w:tcW w:w="1696" w:type="dxa"/>
            <w:vMerge/>
          </w:tcPr>
          <w:p w14:paraId="5C92DD3A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093DECB7" w14:textId="60A6CE38" w:rsidR="00AD454D" w:rsidRPr="00AD454D" w:rsidRDefault="00AD454D" w:rsidP="00AD454D">
            <w:pPr>
              <w:pStyle w:val="a3"/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</w:pP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Vincent Yau</w:t>
            </w:r>
            <w:r w:rsidR="00F76C0C" w:rsidRPr="00F76C0C">
              <w:rPr>
                <w:rFonts w:asciiTheme="minorEastAsia" w:hAnsiTheme="minorEastAsia" w:cs="新細明體" w:hint="eastAsia"/>
                <w:color w:val="000000"/>
                <w:kern w:val="0"/>
                <w:sz w:val="20"/>
                <w:szCs w:val="20"/>
              </w:rPr>
              <w:t>臨床</w:t>
            </w: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聽力學家</w:t>
            </w:r>
          </w:p>
        </w:tc>
        <w:tc>
          <w:tcPr>
            <w:tcW w:w="4506" w:type="dxa"/>
          </w:tcPr>
          <w:p w14:paraId="27AED883" w14:textId="1D7720CF" w:rsidR="00AD454D" w:rsidRPr="005350E2" w:rsidRDefault="00AD454D" w:rsidP="00F76C0C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Vincent Yau </w:t>
            </w:r>
            <w:r w:rsidR="00F76C0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–</w:t>
            </w: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 </w:t>
            </w:r>
            <w:r w:rsidR="00F76C0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Clinical </w:t>
            </w: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Audiologist</w:t>
            </w:r>
          </w:p>
        </w:tc>
      </w:tr>
      <w:tr w:rsidR="00AD454D" w14:paraId="2531E704" w14:textId="77777777" w:rsidTr="00AD454D">
        <w:tc>
          <w:tcPr>
            <w:tcW w:w="1696" w:type="dxa"/>
            <w:vMerge/>
          </w:tcPr>
          <w:p w14:paraId="2AA71A45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67A78622" w14:textId="77777777" w:rsidR="00AD454D" w:rsidRPr="00184EC7" w:rsidRDefault="00AD454D" w:rsidP="009B67C0">
            <w:pPr>
              <w:pStyle w:val="a3"/>
              <w:rPr>
                <w:rFonts w:asciiTheme="minorEastAsia" w:hAnsiTheme="minorEastAsia" w:cs="新細明體"/>
                <w:kern w:val="0"/>
                <w:sz w:val="20"/>
                <w:szCs w:val="20"/>
              </w:rPr>
            </w:pP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「不只是你的聽力</w:t>
            </w:r>
            <w:r w:rsidR="0024398F" w:rsidRPr="00184EC7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護理</w:t>
            </w: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專家，更想成為你的朋友，</w:t>
            </w:r>
            <w:r w:rsidR="009B67C0" w:rsidRPr="00184EC7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細心</w:t>
            </w: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聆聽你的需要，帶給你貼心、可靠、專業的服務。」</w:t>
            </w:r>
          </w:p>
        </w:tc>
        <w:tc>
          <w:tcPr>
            <w:tcW w:w="4506" w:type="dxa"/>
          </w:tcPr>
          <w:p w14:paraId="20D1A19E" w14:textId="77777777" w:rsidR="00AD454D" w:rsidRPr="005350E2" w:rsidRDefault="00AD454D" w:rsidP="00E37A3F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"More than just your audiologist - but also your </w:t>
            </w:r>
            <w:r w:rsidR="00E37A3F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close </w:t>
            </w: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friend, catering to your needs to make you feel at home." </w:t>
            </w:r>
          </w:p>
        </w:tc>
      </w:tr>
      <w:tr w:rsidR="00AD454D" w14:paraId="62F63597" w14:textId="77777777" w:rsidTr="00AD454D">
        <w:tc>
          <w:tcPr>
            <w:tcW w:w="1696" w:type="dxa"/>
            <w:vMerge/>
          </w:tcPr>
          <w:p w14:paraId="06785C46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52789869" w14:textId="76F71B93" w:rsidR="00AD454D" w:rsidRPr="00184EC7" w:rsidRDefault="00AD454D" w:rsidP="00AD454D">
            <w:pPr>
              <w:pStyle w:val="a3"/>
              <w:rPr>
                <w:rFonts w:asciiTheme="minorEastAsia" w:hAnsiTheme="minorEastAsia" w:cs="新細明體"/>
                <w:kern w:val="0"/>
                <w:sz w:val="20"/>
                <w:szCs w:val="20"/>
              </w:rPr>
            </w:pP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Cherry Chan</w:t>
            </w:r>
            <w:r w:rsidR="00F76C0C" w:rsidRPr="00F76C0C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臨床</w:t>
            </w: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聽力學家</w:t>
            </w:r>
          </w:p>
        </w:tc>
        <w:tc>
          <w:tcPr>
            <w:tcW w:w="4506" w:type="dxa"/>
          </w:tcPr>
          <w:p w14:paraId="777BC9B6" w14:textId="3D2B3CCE" w:rsidR="00AD454D" w:rsidRPr="005350E2" w:rsidRDefault="00AD454D" w:rsidP="00AD454D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Cherry Chan - </w:t>
            </w:r>
            <w:r w:rsidR="00F76C0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Clinical </w:t>
            </w:r>
            <w:r w:rsidR="00F76C0C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Audiologist</w:t>
            </w:r>
          </w:p>
        </w:tc>
      </w:tr>
      <w:tr w:rsidR="00AD454D" w14:paraId="480E21D6" w14:textId="77777777" w:rsidTr="00AD454D">
        <w:tc>
          <w:tcPr>
            <w:tcW w:w="1696" w:type="dxa"/>
            <w:vMerge/>
          </w:tcPr>
          <w:p w14:paraId="1A72C00B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3F3E25D6" w14:textId="77777777" w:rsidR="00AD454D" w:rsidRPr="00184EC7" w:rsidRDefault="00AD454D" w:rsidP="00AD454D">
            <w:pPr>
              <w:pStyle w:val="a3"/>
              <w:rPr>
                <w:rFonts w:asciiTheme="minorEastAsia" w:hAnsiTheme="minorEastAsia" w:cs="新細明體"/>
                <w:kern w:val="0"/>
                <w:sz w:val="20"/>
                <w:szCs w:val="20"/>
              </w:rPr>
            </w:pP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「生命的意義不只在乎尋找快樂，更要盡力為他人的生命帶來正面的改變。」</w:t>
            </w:r>
          </w:p>
        </w:tc>
        <w:tc>
          <w:tcPr>
            <w:tcW w:w="4506" w:type="dxa"/>
          </w:tcPr>
          <w:p w14:paraId="4E3E534A" w14:textId="77777777" w:rsidR="00AD454D" w:rsidRPr="005350E2" w:rsidRDefault="00AD454D" w:rsidP="00AD454D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“The purpose in life is not just to be happy–but also to matter, to make a difference in someone’s life”</w:t>
            </w:r>
          </w:p>
        </w:tc>
      </w:tr>
      <w:tr w:rsidR="00AD454D" w14:paraId="49D2AE8C" w14:textId="77777777" w:rsidTr="00AD454D">
        <w:tc>
          <w:tcPr>
            <w:tcW w:w="1696" w:type="dxa"/>
            <w:vMerge/>
          </w:tcPr>
          <w:p w14:paraId="6134F46B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4791995E" w14:textId="3B7D93F0" w:rsidR="00AD454D" w:rsidRPr="00184EC7" w:rsidRDefault="00AD454D" w:rsidP="00AD454D">
            <w:pPr>
              <w:pStyle w:val="a3"/>
              <w:rPr>
                <w:rFonts w:asciiTheme="minorEastAsia" w:hAnsiTheme="minorEastAsia" w:cs="新細明體"/>
                <w:kern w:val="0"/>
                <w:sz w:val="20"/>
                <w:szCs w:val="20"/>
              </w:rPr>
            </w:pP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Eugena Kok</w:t>
            </w:r>
            <w:r w:rsidR="00F76C0C" w:rsidRPr="00F76C0C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臨床</w:t>
            </w: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 xml:space="preserve">聽力學家 </w:t>
            </w:r>
          </w:p>
        </w:tc>
        <w:tc>
          <w:tcPr>
            <w:tcW w:w="4506" w:type="dxa"/>
          </w:tcPr>
          <w:p w14:paraId="37B58596" w14:textId="2DAAD19E" w:rsidR="00AD454D" w:rsidRPr="005350E2" w:rsidRDefault="00AD454D" w:rsidP="00AD454D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Eugena Kok - </w:t>
            </w:r>
            <w:r w:rsidR="00F76C0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Clinical </w:t>
            </w:r>
            <w:r w:rsidR="00F76C0C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Audiologist</w:t>
            </w:r>
          </w:p>
        </w:tc>
      </w:tr>
      <w:tr w:rsidR="00AD454D" w14:paraId="2239F67B" w14:textId="77777777" w:rsidTr="00AD454D">
        <w:tc>
          <w:tcPr>
            <w:tcW w:w="1696" w:type="dxa"/>
            <w:vMerge/>
          </w:tcPr>
          <w:p w14:paraId="327F0FA5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4F87FE2A" w14:textId="77777777" w:rsidR="00AD454D" w:rsidRPr="00184EC7" w:rsidRDefault="00441C48" w:rsidP="00441C48">
            <w:pPr>
              <w:pStyle w:val="a3"/>
              <w:rPr>
                <w:rFonts w:asciiTheme="minorEastAsia" w:hAnsiTheme="minorEastAsia" w:cs="新細明體"/>
                <w:strike/>
                <w:kern w:val="0"/>
                <w:sz w:val="20"/>
                <w:szCs w:val="20"/>
              </w:rPr>
            </w:pP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「</w:t>
            </w:r>
            <w:r w:rsidRPr="00184EC7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真正貼心的服務除了提供</w:t>
            </w: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專業</w:t>
            </w:r>
            <w:r w:rsidRPr="00184EC7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知識和技能</w:t>
            </w: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，更</w:t>
            </w:r>
            <w:r w:rsidRPr="00184EC7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是細心</w:t>
            </w: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聆聽，</w:t>
            </w:r>
            <w:r w:rsidRPr="00184EC7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與你同行</w:t>
            </w: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。」</w:t>
            </w:r>
            <w:r w:rsidRPr="00184EC7">
              <w:rPr>
                <w:rStyle w:val="a5"/>
              </w:rPr>
              <w:annotationRef/>
            </w:r>
          </w:p>
        </w:tc>
        <w:tc>
          <w:tcPr>
            <w:tcW w:w="4506" w:type="dxa"/>
          </w:tcPr>
          <w:p w14:paraId="2F2E6734" w14:textId="77777777" w:rsidR="00AD454D" w:rsidRPr="00441C48" w:rsidRDefault="00441C48" w:rsidP="00441C48">
            <w:pPr>
              <w:pStyle w:val="a3"/>
              <w:rPr>
                <w:rFonts w:ascii="Arial" w:eastAsia="Times New Roman" w:hAnsi="Arial" w:cs="Arial"/>
                <w:strike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 xml:space="preserve">"Serve not only with professional skills, but 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also with listening ears and a caring heart.”</w:t>
            </w:r>
          </w:p>
        </w:tc>
      </w:tr>
      <w:tr w:rsidR="00AD454D" w14:paraId="1133E004" w14:textId="77777777" w:rsidTr="00AD454D">
        <w:tc>
          <w:tcPr>
            <w:tcW w:w="1696" w:type="dxa"/>
            <w:vMerge/>
          </w:tcPr>
          <w:p w14:paraId="24B19631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4BDB908B" w14:textId="77777777" w:rsidR="00AD454D" w:rsidRPr="00184EC7" w:rsidRDefault="00AD454D" w:rsidP="00AD454D">
            <w:pPr>
              <w:pStyle w:val="a3"/>
              <w:rPr>
                <w:rFonts w:asciiTheme="minorEastAsia" w:hAnsiTheme="minorEastAsia" w:cs="新細明體"/>
                <w:kern w:val="0"/>
                <w:sz w:val="20"/>
                <w:szCs w:val="20"/>
              </w:rPr>
            </w:pP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 xml:space="preserve">Alanna Siu 助聽器驗配師 </w:t>
            </w:r>
          </w:p>
        </w:tc>
        <w:tc>
          <w:tcPr>
            <w:tcW w:w="4506" w:type="dxa"/>
          </w:tcPr>
          <w:p w14:paraId="41450DEC" w14:textId="77777777" w:rsidR="00AD454D" w:rsidRPr="005350E2" w:rsidRDefault="00AD454D" w:rsidP="00AD454D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Alanna Siu - Hearing Instrument Specialist</w:t>
            </w:r>
          </w:p>
        </w:tc>
      </w:tr>
      <w:tr w:rsidR="00AD454D" w14:paraId="7C8CEF28" w14:textId="77777777" w:rsidTr="00AD454D">
        <w:tc>
          <w:tcPr>
            <w:tcW w:w="1696" w:type="dxa"/>
            <w:vMerge/>
          </w:tcPr>
          <w:p w14:paraId="0E25C5A9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5A1C8D74" w14:textId="77777777" w:rsidR="00AD454D" w:rsidRPr="00184EC7" w:rsidRDefault="00AD454D" w:rsidP="00AD454D">
            <w:pPr>
              <w:pStyle w:val="a3"/>
              <w:rPr>
                <w:rFonts w:asciiTheme="minorEastAsia" w:hAnsiTheme="minorEastAsia" w:cs="新細明體"/>
                <w:kern w:val="0"/>
                <w:sz w:val="20"/>
                <w:szCs w:val="20"/>
              </w:rPr>
            </w:pP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「設身處地</w:t>
            </w:r>
            <w:r w:rsidR="00EA4156" w:rsidRPr="00184EC7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，走多一步</w:t>
            </w: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，</w:t>
            </w:r>
            <w:r w:rsidR="00EA4156" w:rsidRPr="00184EC7">
              <w:rPr>
                <w:rFonts w:asciiTheme="minorEastAsia" w:hAnsiTheme="minorEastAsia" w:cs="新細明體" w:hint="eastAsia"/>
                <w:kern w:val="0"/>
                <w:sz w:val="20"/>
                <w:szCs w:val="20"/>
              </w:rPr>
              <w:t>讓你自信地聆聽世界</w:t>
            </w:r>
            <w:r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」</w:t>
            </w:r>
          </w:p>
        </w:tc>
        <w:tc>
          <w:tcPr>
            <w:tcW w:w="4506" w:type="dxa"/>
          </w:tcPr>
          <w:p w14:paraId="146B89AA" w14:textId="77777777" w:rsidR="00AD454D" w:rsidRPr="005350E2" w:rsidRDefault="00AD454D" w:rsidP="00AD454D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"Empower people by stepping into their shoes and see beyond their needs."</w:t>
            </w:r>
          </w:p>
        </w:tc>
      </w:tr>
      <w:tr w:rsidR="00AD454D" w14:paraId="68E02171" w14:textId="77777777" w:rsidTr="00AD454D">
        <w:tc>
          <w:tcPr>
            <w:tcW w:w="1696" w:type="dxa"/>
            <w:vMerge w:val="restart"/>
          </w:tcPr>
          <w:p w14:paraId="45BFDEC5" w14:textId="77777777" w:rsidR="00AD454D" w:rsidRDefault="00AD454D" w:rsidP="00AD454D">
            <w:pPr>
              <w:pStyle w:val="a3"/>
            </w:pPr>
            <w:r w:rsidRPr="00AD454D">
              <w:rPr>
                <w:rFonts w:asciiTheme="minorEastAsia" w:hAnsiTheme="minorEastAsia" w:cs="新細明體"/>
                <w:color w:val="000000"/>
                <w:kern w:val="0"/>
                <w:sz w:val="20"/>
                <w:szCs w:val="20"/>
              </w:rPr>
              <w:t>品牌價值</w:t>
            </w:r>
          </w:p>
        </w:tc>
        <w:tc>
          <w:tcPr>
            <w:tcW w:w="4253" w:type="dxa"/>
          </w:tcPr>
          <w:p w14:paraId="6CD2148A" w14:textId="212E64D4" w:rsidR="00AD454D" w:rsidRPr="00184EC7" w:rsidRDefault="00F76C0C" w:rsidP="00AD454D">
            <w:pPr>
              <w:pStyle w:val="a3"/>
              <w:rPr>
                <w:rFonts w:asciiTheme="minorEastAsia" w:hAnsiTheme="minorEastAsia" w:cs="新細明體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  <w:r w:rsidR="00AD454D" w:rsidRPr="00184EC7">
              <w:rPr>
                <w:rFonts w:asciiTheme="minorEastAsia" w:hAnsiTheme="minorEastAsia" w:cs="新細明體"/>
                <w:kern w:val="0"/>
                <w:sz w:val="20"/>
                <w:szCs w:val="20"/>
              </w:rPr>
              <w:t>品牌價值</w:t>
            </w:r>
          </w:p>
        </w:tc>
        <w:tc>
          <w:tcPr>
            <w:tcW w:w="4506" w:type="dxa"/>
          </w:tcPr>
          <w:p w14:paraId="526ADE54" w14:textId="77777777" w:rsidR="00AD454D" w:rsidRPr="005350E2" w:rsidRDefault="00AD454D" w:rsidP="00AD454D">
            <w:pPr>
              <w:pStyle w:val="a3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Core Values</w:t>
            </w:r>
          </w:p>
        </w:tc>
      </w:tr>
      <w:tr w:rsidR="00AD454D" w14:paraId="3E248E79" w14:textId="77777777" w:rsidTr="00AD454D">
        <w:tc>
          <w:tcPr>
            <w:tcW w:w="1696" w:type="dxa"/>
            <w:vMerge/>
          </w:tcPr>
          <w:p w14:paraId="796FDF96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53E18124" w14:textId="77777777" w:rsidR="00AD454D" w:rsidRPr="00184EC7" w:rsidRDefault="00AD454D" w:rsidP="00AD454D">
            <w:pPr>
              <w:pStyle w:val="a3"/>
              <w:rPr>
                <w:rFonts w:asciiTheme="minorEastAsia" w:hAnsiTheme="minorEastAsia" w:cs="新細明體"/>
                <w:kern w:val="0"/>
                <w:sz w:val="20"/>
                <w:szCs w:val="20"/>
              </w:rPr>
            </w:pPr>
            <w:r w:rsidRPr="00184EC7">
              <w:rPr>
                <w:rFonts w:asciiTheme="minorEastAsia" w:hAnsiTheme="minorEastAsia" w:cs="Arial"/>
                <w:sz w:val="20"/>
                <w:szCs w:val="20"/>
              </w:rPr>
              <w:t>打破傳統聽力護理概念，帶來嶄新體</w:t>
            </w:r>
            <w:r w:rsidRPr="00184EC7">
              <w:rPr>
                <w:rFonts w:asciiTheme="minorEastAsia" w:hAnsiTheme="minorEastAsia" w:cs="新細明體" w:hint="eastAsia"/>
                <w:sz w:val="20"/>
                <w:szCs w:val="20"/>
              </w:rPr>
              <w:t>驗</w:t>
            </w:r>
          </w:p>
        </w:tc>
        <w:tc>
          <w:tcPr>
            <w:tcW w:w="4506" w:type="dxa"/>
          </w:tcPr>
          <w:p w14:paraId="0D242177" w14:textId="77777777" w:rsidR="00AD454D" w:rsidRPr="00184EC7" w:rsidRDefault="00AD454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HearGo, </w:t>
            </w:r>
            <w:r w:rsidRPr="00AD454D">
              <w:rPr>
                <w:rFonts w:ascii="Arial" w:hAnsi="Arial" w:cs="Arial"/>
                <w:sz w:val="20"/>
                <w:szCs w:val="20"/>
              </w:rPr>
              <w:t>revolutionising the hearing care industry with technology</w:t>
            </w:r>
          </w:p>
        </w:tc>
      </w:tr>
      <w:tr w:rsidR="00AD454D" w14:paraId="1E93B8A4" w14:textId="77777777" w:rsidTr="00AD454D">
        <w:tc>
          <w:tcPr>
            <w:tcW w:w="1696" w:type="dxa"/>
            <w:vMerge/>
          </w:tcPr>
          <w:p w14:paraId="1B7A934C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48718E32" w14:textId="6A335830" w:rsidR="00AD454D" w:rsidRPr="00184EC7" w:rsidRDefault="00F76C0C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  <w:r w:rsidR="00AD454D" w:rsidRPr="00184EC7">
              <w:rPr>
                <w:rFonts w:asciiTheme="minorEastAsia" w:hAnsiTheme="minorEastAsia" w:cs="Arial"/>
                <w:sz w:val="20"/>
                <w:szCs w:val="20"/>
              </w:rPr>
              <w:t>將科技融入聽力護理，創立</w:t>
            </w:r>
            <w:r w:rsidR="004F454B" w:rsidRPr="004F454B">
              <w:rPr>
                <w:rFonts w:asciiTheme="minorEastAsia" w:hAnsiTheme="minorEastAsia" w:cs="Arial" w:hint="eastAsia"/>
                <w:sz w:val="20"/>
                <w:szCs w:val="20"/>
              </w:rPr>
              <w:t>香港</w:t>
            </w:r>
            <w:r w:rsidR="00AD454D" w:rsidRPr="00184EC7">
              <w:rPr>
                <w:rFonts w:asciiTheme="minorEastAsia" w:hAnsiTheme="minorEastAsia" w:cs="Arial"/>
                <w:sz w:val="20"/>
                <w:szCs w:val="20"/>
              </w:rPr>
              <w:t>首個聽力服務網上預約平台，</w:t>
            </w:r>
            <w:r w:rsidR="00AD454D" w:rsidRPr="00184EC7">
              <w:rPr>
                <w:rFonts w:asciiTheme="minorEastAsia" w:hAnsiTheme="minorEastAsia" w:cs="Arial" w:hint="eastAsia"/>
                <w:sz w:val="20"/>
                <w:szCs w:val="20"/>
              </w:rPr>
              <w:t>提供個人化的上門服務及遙距支援，為聽障人士</w:t>
            </w:r>
            <w:r w:rsidR="00AD454D" w:rsidRPr="00184EC7">
              <w:rPr>
                <w:rFonts w:asciiTheme="minorEastAsia" w:hAnsiTheme="minorEastAsia" w:cs="Arial"/>
                <w:sz w:val="20"/>
                <w:szCs w:val="20"/>
              </w:rPr>
              <w:t>及其家人帶來最方便及舒適的體驗。</w:t>
            </w:r>
          </w:p>
        </w:tc>
        <w:tc>
          <w:tcPr>
            <w:tcW w:w="4506" w:type="dxa"/>
          </w:tcPr>
          <w:p w14:paraId="4768E7DC" w14:textId="2D36A689" w:rsidR="00AD454D" w:rsidRPr="00AD454D" w:rsidRDefault="00AD454D" w:rsidP="005C733F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 xml:space="preserve">With digitalisation, personalisation and convenience as the foundation, </w:t>
            </w:r>
            <w:r w:rsidR="00F76C0C"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 w:rsidR="00F76C0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  <w:r w:rsidRPr="00AD454D">
              <w:rPr>
                <w:rFonts w:ascii="Arial" w:hAnsi="Arial" w:cs="Arial"/>
                <w:sz w:val="20"/>
                <w:szCs w:val="20"/>
              </w:rPr>
              <w:t xml:space="preserve"> strives to improve hearing care services with technology and in</w:t>
            </w:r>
            <w:bookmarkStart w:id="0" w:name="_GoBack"/>
            <w:bookmarkEnd w:id="0"/>
            <w:r w:rsidRPr="00AD454D">
              <w:rPr>
                <w:rFonts w:ascii="Arial" w:hAnsi="Arial" w:cs="Arial"/>
                <w:sz w:val="20"/>
                <w:szCs w:val="20"/>
              </w:rPr>
              <w:t>novation. This is the first-ever online platform</w:t>
            </w:r>
            <w:r w:rsidR="00E9272D">
              <w:rPr>
                <w:rFonts w:ascii="Arial" w:hAnsi="Arial" w:cs="Arial"/>
                <w:sz w:val="20"/>
                <w:szCs w:val="20"/>
              </w:rPr>
              <w:t xml:space="preserve"> in Hong Kong</w:t>
            </w:r>
            <w:r w:rsidRPr="00AD454D">
              <w:rPr>
                <w:rFonts w:ascii="Arial" w:hAnsi="Arial" w:cs="Arial"/>
                <w:sz w:val="20"/>
                <w:szCs w:val="20"/>
              </w:rPr>
              <w:t xml:space="preserve">, providing </w:t>
            </w:r>
            <w:r w:rsidR="00441C48">
              <w:rPr>
                <w:rFonts w:ascii="Arial" w:hAnsi="Arial" w:cs="Arial"/>
                <w:sz w:val="20"/>
                <w:szCs w:val="20"/>
              </w:rPr>
              <w:lastRenderedPageBreak/>
              <w:t xml:space="preserve">comprehensive </w:t>
            </w:r>
            <w:r w:rsidR="005C733F">
              <w:rPr>
                <w:rFonts w:ascii="Arial" w:hAnsi="Arial" w:cs="Arial"/>
                <w:sz w:val="20"/>
                <w:szCs w:val="20"/>
              </w:rPr>
              <w:t>home visit</w:t>
            </w:r>
            <w:r w:rsidR="005C733F" w:rsidRPr="00AD454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D454D">
              <w:rPr>
                <w:rFonts w:ascii="Arial" w:hAnsi="Arial" w:cs="Arial"/>
                <w:sz w:val="20"/>
                <w:szCs w:val="20"/>
              </w:rPr>
              <w:t>service and remote support for those suffering from hearing loss.</w:t>
            </w:r>
          </w:p>
        </w:tc>
      </w:tr>
      <w:tr w:rsidR="00AD454D" w14:paraId="5D35999A" w14:textId="77777777" w:rsidTr="00AD454D">
        <w:tc>
          <w:tcPr>
            <w:tcW w:w="1696" w:type="dxa"/>
            <w:vMerge/>
          </w:tcPr>
          <w:p w14:paraId="241F3DA0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5D8BF8FE" w14:textId="77777777" w:rsidR="00AD454D" w:rsidRPr="00AD454D" w:rsidRDefault="00AD454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關懷</w:t>
            </w:r>
          </w:p>
        </w:tc>
        <w:tc>
          <w:tcPr>
            <w:tcW w:w="4506" w:type="dxa"/>
          </w:tcPr>
          <w:p w14:paraId="5DDC0841" w14:textId="77777777" w:rsidR="00AD454D" w:rsidRPr="00AD454D" w:rsidRDefault="00196BA0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Caring</w:t>
            </w:r>
          </w:p>
        </w:tc>
      </w:tr>
      <w:tr w:rsidR="00AD454D" w14:paraId="511463EC" w14:textId="77777777" w:rsidTr="00AD454D">
        <w:tc>
          <w:tcPr>
            <w:tcW w:w="1696" w:type="dxa"/>
            <w:vMerge/>
          </w:tcPr>
          <w:p w14:paraId="6C5289AD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35789ECB" w14:textId="77777777" w:rsidR="00AD454D" w:rsidRPr="00AD454D" w:rsidRDefault="00AD454D" w:rsidP="0024398F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優先考慮你的需要，以專業的態度，用心服務。</w:t>
            </w:r>
          </w:p>
        </w:tc>
        <w:tc>
          <w:tcPr>
            <w:tcW w:w="4506" w:type="dxa"/>
          </w:tcPr>
          <w:p w14:paraId="6F70AFC7" w14:textId="77777777" w:rsidR="00AD454D" w:rsidRPr="00AD454D" w:rsidRDefault="00AD454D" w:rsidP="00E9272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As a professional hearing care provider, your needs is always our</w:t>
            </w:r>
            <w:r w:rsidR="00E927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9272D" w:rsidRPr="00E9272D">
              <w:rPr>
                <w:rFonts w:ascii="Arial" w:hAnsi="Arial" w:cs="Arial"/>
                <w:sz w:val="20"/>
                <w:szCs w:val="20"/>
              </w:rPr>
              <w:t>top priority</w:t>
            </w:r>
            <w:r w:rsidRPr="00AD454D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AD454D" w14:paraId="59983A09" w14:textId="77777777" w:rsidTr="00AD454D">
        <w:tc>
          <w:tcPr>
            <w:tcW w:w="1696" w:type="dxa"/>
            <w:vMerge/>
          </w:tcPr>
          <w:p w14:paraId="164A2DAD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36C710A1" w14:textId="77777777" w:rsidR="00AD454D" w:rsidRPr="00AD454D" w:rsidRDefault="00AD454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專業</w:t>
            </w:r>
          </w:p>
        </w:tc>
        <w:tc>
          <w:tcPr>
            <w:tcW w:w="4506" w:type="dxa"/>
          </w:tcPr>
          <w:p w14:paraId="0DD5AE9B" w14:textId="77777777" w:rsidR="00AD454D" w:rsidRPr="00AD454D" w:rsidRDefault="00196BA0" w:rsidP="00196BA0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Professional</w:t>
            </w:r>
          </w:p>
        </w:tc>
      </w:tr>
      <w:tr w:rsidR="00AD454D" w14:paraId="62294163" w14:textId="77777777" w:rsidTr="00AD454D">
        <w:tc>
          <w:tcPr>
            <w:tcW w:w="1696" w:type="dxa"/>
            <w:vMerge/>
          </w:tcPr>
          <w:p w14:paraId="3FF76148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105BE438" w14:textId="77777777" w:rsidR="00AD454D" w:rsidRPr="00AD454D" w:rsidRDefault="00AD454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我們的專家團隊成員已獲得專業認證，</w:t>
            </w:r>
            <w:r w:rsidRPr="00441C48">
              <w:rPr>
                <w:rFonts w:asciiTheme="minorEastAsia" w:hAnsiTheme="minorEastAsia" w:cs="Arial"/>
                <w:sz w:val="20"/>
                <w:szCs w:val="20"/>
              </w:rPr>
              <w:t>將全面、個人化、專業的聽力護理服務帶給</w:t>
            </w:r>
            <w:r w:rsidRPr="00AD454D">
              <w:rPr>
                <w:rFonts w:asciiTheme="minorEastAsia" w:hAnsiTheme="minorEastAsia" w:cs="Arial"/>
                <w:sz w:val="20"/>
                <w:szCs w:val="20"/>
              </w:rPr>
              <w:t>更多有需要的人士。</w:t>
            </w:r>
          </w:p>
        </w:tc>
        <w:tc>
          <w:tcPr>
            <w:tcW w:w="4506" w:type="dxa"/>
          </w:tcPr>
          <w:p w14:paraId="304F02C0" w14:textId="77777777" w:rsidR="00AD454D" w:rsidRPr="00AD454D" w:rsidRDefault="00AD454D" w:rsidP="00441C48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 xml:space="preserve">With a team of </w:t>
            </w:r>
            <w:r w:rsidR="0024398F">
              <w:rPr>
                <w:rFonts w:ascii="Arial" w:hAnsi="Arial" w:cs="Arial"/>
                <w:sz w:val="20"/>
                <w:szCs w:val="20"/>
              </w:rPr>
              <w:t>Hearing Care Professionals</w:t>
            </w:r>
            <w:r w:rsidRPr="00AD454D">
              <w:rPr>
                <w:rFonts w:ascii="Arial" w:hAnsi="Arial" w:cs="Arial"/>
                <w:sz w:val="20"/>
                <w:szCs w:val="20"/>
              </w:rPr>
              <w:t>, we bring convenience</w:t>
            </w:r>
            <w:r>
              <w:rPr>
                <w:rFonts w:ascii="Arial" w:hAnsi="Arial" w:cs="Arial"/>
                <w:sz w:val="20"/>
                <w:szCs w:val="20"/>
              </w:rPr>
              <w:t xml:space="preserve">, personalized, and </w:t>
            </w:r>
            <w:r w:rsidRPr="00AD454D">
              <w:rPr>
                <w:rFonts w:ascii="Arial" w:hAnsi="Arial" w:cs="Arial"/>
                <w:sz w:val="20"/>
                <w:szCs w:val="20"/>
              </w:rPr>
              <w:t xml:space="preserve">high-standard hearing care service to </w:t>
            </w:r>
            <w:r w:rsidR="00441C48">
              <w:rPr>
                <w:rFonts w:ascii="Arial" w:hAnsi="Arial" w:cs="Arial"/>
                <w:sz w:val="20"/>
                <w:szCs w:val="20"/>
              </w:rPr>
              <w:t>those</w:t>
            </w:r>
            <w:r w:rsidR="005C733F" w:rsidRPr="00AD454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D454D">
              <w:rPr>
                <w:rFonts w:ascii="Arial" w:hAnsi="Arial" w:cs="Arial"/>
                <w:sz w:val="20"/>
                <w:szCs w:val="20"/>
              </w:rPr>
              <w:t>in need.</w:t>
            </w:r>
          </w:p>
        </w:tc>
      </w:tr>
      <w:tr w:rsidR="00AD454D" w14:paraId="309277CA" w14:textId="77777777" w:rsidTr="00AD454D">
        <w:tc>
          <w:tcPr>
            <w:tcW w:w="1696" w:type="dxa"/>
            <w:vMerge/>
          </w:tcPr>
          <w:p w14:paraId="63BE514C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1741C4C0" w14:textId="77777777" w:rsidR="00AD454D" w:rsidRPr="00AD454D" w:rsidRDefault="00AD454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連繫</w:t>
            </w:r>
          </w:p>
        </w:tc>
        <w:tc>
          <w:tcPr>
            <w:tcW w:w="4506" w:type="dxa"/>
          </w:tcPr>
          <w:p w14:paraId="5125C20E" w14:textId="77777777" w:rsidR="00AD454D" w:rsidRPr="00AD454D" w:rsidRDefault="00AD454D" w:rsidP="00196BA0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Connect those in need</w:t>
            </w:r>
          </w:p>
        </w:tc>
      </w:tr>
      <w:tr w:rsidR="00AD454D" w14:paraId="3EF25382" w14:textId="77777777" w:rsidTr="00AD454D">
        <w:tc>
          <w:tcPr>
            <w:tcW w:w="1696" w:type="dxa"/>
            <w:vMerge/>
          </w:tcPr>
          <w:p w14:paraId="7E0A5F04" w14:textId="77777777" w:rsidR="00AD454D" w:rsidRDefault="00AD454D" w:rsidP="00AD454D">
            <w:pPr>
              <w:pStyle w:val="a3"/>
            </w:pPr>
          </w:p>
        </w:tc>
        <w:tc>
          <w:tcPr>
            <w:tcW w:w="4253" w:type="dxa"/>
          </w:tcPr>
          <w:p w14:paraId="6EEC0619" w14:textId="77777777" w:rsidR="00AD454D" w:rsidRPr="00AD454D" w:rsidRDefault="00AD454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為你配對聽力專家，幫助你與家人建立更緊密的關係。</w:t>
            </w:r>
          </w:p>
        </w:tc>
        <w:tc>
          <w:tcPr>
            <w:tcW w:w="4506" w:type="dxa"/>
          </w:tcPr>
          <w:p w14:paraId="6FB2F1C7" w14:textId="77777777" w:rsidR="00AD454D" w:rsidRPr="00AD454D" w:rsidRDefault="005C733F" w:rsidP="005C733F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With the help of</w:t>
            </w:r>
            <w:r w:rsidR="00AD454D" w:rsidRPr="00AD454D">
              <w:rPr>
                <w:rFonts w:ascii="Arial" w:hAnsi="Arial" w:cs="Arial"/>
                <w:sz w:val="20"/>
                <w:szCs w:val="20"/>
              </w:rPr>
              <w:t xml:space="preserve"> our hearing care professionals, </w:t>
            </w:r>
            <w:r>
              <w:rPr>
                <w:rFonts w:ascii="Arial" w:hAnsi="Arial" w:cs="Arial"/>
                <w:sz w:val="20"/>
                <w:szCs w:val="20"/>
              </w:rPr>
              <w:t>you can enjoy a</w:t>
            </w:r>
            <w:r w:rsidR="00AD454D" w:rsidRPr="00AD454D">
              <w:rPr>
                <w:rFonts w:ascii="Arial" w:hAnsi="Arial" w:cs="Arial"/>
                <w:sz w:val="20"/>
                <w:szCs w:val="20"/>
              </w:rPr>
              <w:t xml:space="preserve"> better</w:t>
            </w:r>
            <w:r>
              <w:rPr>
                <w:rFonts w:ascii="Arial" w:hAnsi="Arial" w:cs="Arial"/>
                <w:sz w:val="20"/>
                <w:szCs w:val="20"/>
              </w:rPr>
              <w:t xml:space="preserve"> relationship with family</w:t>
            </w:r>
            <w:r w:rsidR="00AD454D" w:rsidRPr="00AD454D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77480D" w14:paraId="7ECBD349" w14:textId="77777777" w:rsidTr="00AD454D">
        <w:tc>
          <w:tcPr>
            <w:tcW w:w="1696" w:type="dxa"/>
            <w:vMerge w:val="restart"/>
          </w:tcPr>
          <w:p w14:paraId="717A7193" w14:textId="77777777" w:rsidR="0077480D" w:rsidRDefault="0077480D" w:rsidP="00AD454D">
            <w:pPr>
              <w:pStyle w:val="a3"/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聯絡我們</w:t>
            </w:r>
          </w:p>
        </w:tc>
        <w:tc>
          <w:tcPr>
            <w:tcW w:w="4253" w:type="dxa"/>
          </w:tcPr>
          <w:p w14:paraId="0163FBF5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我們的初心由服務香港超過33年的甘峰醫療保健集團全力支持</w:t>
            </w:r>
          </w:p>
        </w:tc>
        <w:tc>
          <w:tcPr>
            <w:tcW w:w="4506" w:type="dxa"/>
          </w:tcPr>
          <w:p w14:paraId="73C59AAD" w14:textId="77777777" w:rsidR="0077480D" w:rsidRPr="00AD454D" w:rsidRDefault="0077480D" w:rsidP="00E9272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 xml:space="preserve">With the full support from </w:t>
            </w:r>
            <w:r w:rsidR="0024398F">
              <w:rPr>
                <w:rFonts w:ascii="Arial" w:hAnsi="Arial" w:cs="Arial"/>
                <w:sz w:val="20"/>
                <w:szCs w:val="20"/>
              </w:rPr>
              <w:t>KAM</w:t>
            </w:r>
            <w:r w:rsidR="0024398F" w:rsidRPr="00AD454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D454D">
              <w:rPr>
                <w:rFonts w:ascii="Arial" w:hAnsi="Arial" w:cs="Arial"/>
                <w:sz w:val="20"/>
                <w:szCs w:val="20"/>
              </w:rPr>
              <w:t xml:space="preserve">Healthcare Group, </w:t>
            </w:r>
            <w:r w:rsidR="00441C48" w:rsidRPr="00AD454D">
              <w:rPr>
                <w:rFonts w:ascii="Arial" w:hAnsi="Arial" w:cs="Arial"/>
                <w:sz w:val="20"/>
                <w:szCs w:val="20"/>
              </w:rPr>
              <w:t>serving</w:t>
            </w:r>
            <w:r w:rsidRPr="00AD454D">
              <w:rPr>
                <w:rFonts w:ascii="Arial" w:hAnsi="Arial" w:cs="Arial"/>
                <w:sz w:val="20"/>
                <w:szCs w:val="20"/>
              </w:rPr>
              <w:t xml:space="preserve"> Hong Kong for over 33 years.</w:t>
            </w:r>
          </w:p>
        </w:tc>
      </w:tr>
      <w:tr w:rsidR="0077480D" w14:paraId="25311771" w14:textId="77777777" w:rsidTr="00AD454D">
        <w:tc>
          <w:tcPr>
            <w:tcW w:w="1696" w:type="dxa"/>
            <w:vMerge/>
          </w:tcPr>
          <w:p w14:paraId="6C75873C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73D20267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聯絡我們</w:t>
            </w:r>
          </w:p>
        </w:tc>
        <w:tc>
          <w:tcPr>
            <w:tcW w:w="4506" w:type="dxa"/>
          </w:tcPr>
          <w:p w14:paraId="5AB32220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Contact us</w:t>
            </w:r>
          </w:p>
        </w:tc>
      </w:tr>
      <w:tr w:rsidR="0077480D" w14:paraId="4F8AF5EE" w14:textId="77777777" w:rsidTr="00AD454D">
        <w:tc>
          <w:tcPr>
            <w:tcW w:w="1696" w:type="dxa"/>
            <w:vMerge/>
          </w:tcPr>
          <w:p w14:paraId="675D2084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7AB55951" w14:textId="18583C70" w:rsidR="0077480D" w:rsidRPr="00AD454D" w:rsidRDefault="00F76C0C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  <w:r w:rsidR="0077480D" w:rsidRPr="00AD454D">
              <w:rPr>
                <w:rFonts w:asciiTheme="minorEastAsia" w:hAnsiTheme="minorEastAsia" w:cs="Arial"/>
                <w:sz w:val="20"/>
                <w:szCs w:val="20"/>
              </w:rPr>
              <w:t xml:space="preserve"> 客戶服務熱線</w:t>
            </w:r>
          </w:p>
        </w:tc>
        <w:tc>
          <w:tcPr>
            <w:tcW w:w="4506" w:type="dxa"/>
          </w:tcPr>
          <w:p w14:paraId="1A3071D0" w14:textId="5F141344" w:rsidR="0077480D" w:rsidRPr="00AD454D" w:rsidRDefault="00F76C0C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5350E2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</w:rPr>
              <w:t>EARGO</w:t>
            </w:r>
            <w:r w:rsidR="0077480D" w:rsidRPr="00AD454D">
              <w:rPr>
                <w:rFonts w:ascii="Arial" w:hAnsi="Arial" w:cs="Arial"/>
                <w:sz w:val="20"/>
                <w:szCs w:val="20"/>
              </w:rPr>
              <w:t xml:space="preserve"> Service Hotline</w:t>
            </w:r>
          </w:p>
        </w:tc>
      </w:tr>
      <w:tr w:rsidR="0077480D" w14:paraId="56E61591" w14:textId="77777777" w:rsidTr="00AD454D">
        <w:tc>
          <w:tcPr>
            <w:tcW w:w="1696" w:type="dxa"/>
            <w:vMerge/>
          </w:tcPr>
          <w:p w14:paraId="21097C3C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03EFDC4C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(852) 2893 1102</w:t>
            </w:r>
          </w:p>
        </w:tc>
        <w:tc>
          <w:tcPr>
            <w:tcW w:w="4506" w:type="dxa"/>
          </w:tcPr>
          <w:p w14:paraId="23E30290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(852) 2893 1102</w:t>
            </w:r>
          </w:p>
        </w:tc>
      </w:tr>
      <w:tr w:rsidR="0077480D" w14:paraId="00F22408" w14:textId="77777777" w:rsidTr="00AD454D">
        <w:tc>
          <w:tcPr>
            <w:tcW w:w="1696" w:type="dxa"/>
            <w:vMerge/>
          </w:tcPr>
          <w:p w14:paraId="53D651E9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6011499C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Whatsapp 按此對話</w:t>
            </w:r>
          </w:p>
        </w:tc>
        <w:tc>
          <w:tcPr>
            <w:tcW w:w="4506" w:type="dxa"/>
          </w:tcPr>
          <w:p w14:paraId="1241CA14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WhatsApp us here</w:t>
            </w:r>
          </w:p>
        </w:tc>
      </w:tr>
      <w:tr w:rsidR="0077480D" w14:paraId="5CF31B4D" w14:textId="77777777" w:rsidTr="00AD454D">
        <w:tc>
          <w:tcPr>
            <w:tcW w:w="1696" w:type="dxa"/>
            <w:vMerge/>
          </w:tcPr>
          <w:p w14:paraId="645CF450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5D157DC0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星期一至五：上午10時至下午6時</w:t>
            </w:r>
          </w:p>
        </w:tc>
        <w:tc>
          <w:tcPr>
            <w:tcW w:w="4506" w:type="dxa"/>
          </w:tcPr>
          <w:p w14:paraId="1C860824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Monday - Friday: 10:00 am - 6:00 pm</w:t>
            </w:r>
          </w:p>
        </w:tc>
      </w:tr>
      <w:tr w:rsidR="0077480D" w14:paraId="2F02FB1A" w14:textId="77777777" w:rsidTr="00AD454D">
        <w:tc>
          <w:tcPr>
            <w:tcW w:w="1696" w:type="dxa"/>
            <w:vMerge/>
          </w:tcPr>
          <w:p w14:paraId="756B4B16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302C7D56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星期六：上午10時至下午5時</w:t>
            </w:r>
          </w:p>
        </w:tc>
        <w:tc>
          <w:tcPr>
            <w:tcW w:w="4506" w:type="dxa"/>
          </w:tcPr>
          <w:p w14:paraId="35D106E9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Saturday: 10:00am - 5:00 pm</w:t>
            </w:r>
          </w:p>
        </w:tc>
      </w:tr>
      <w:tr w:rsidR="0077480D" w14:paraId="590CE95E" w14:textId="77777777" w:rsidTr="00AD454D">
        <w:tc>
          <w:tcPr>
            <w:tcW w:w="1696" w:type="dxa"/>
            <w:vMerge/>
          </w:tcPr>
          <w:p w14:paraId="2067E1D9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4C500DA9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星期日及公眾假期除外</w:t>
            </w:r>
          </w:p>
        </w:tc>
        <w:tc>
          <w:tcPr>
            <w:tcW w:w="4506" w:type="dxa"/>
          </w:tcPr>
          <w:p w14:paraId="3628DF57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Except Sundays and Public Holidays</w:t>
            </w:r>
          </w:p>
        </w:tc>
      </w:tr>
      <w:tr w:rsidR="0077480D" w14:paraId="3E551F29" w14:textId="77777777" w:rsidTr="00AD454D">
        <w:tc>
          <w:tcPr>
            <w:tcW w:w="1696" w:type="dxa"/>
            <w:vMerge/>
          </w:tcPr>
          <w:p w14:paraId="5F61900A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3CDFC81E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電郵查詢</w:t>
            </w:r>
          </w:p>
        </w:tc>
        <w:tc>
          <w:tcPr>
            <w:tcW w:w="4506" w:type="dxa"/>
          </w:tcPr>
          <w:p w14:paraId="700D03BB" w14:textId="0804C249" w:rsidR="0077480D" w:rsidRPr="00AD454D" w:rsidRDefault="00F76C0C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</w:t>
            </w:r>
            <w:r w:rsidR="0077480D" w:rsidRPr="00AD454D">
              <w:rPr>
                <w:rFonts w:ascii="Arial" w:hAnsi="Arial" w:cs="Arial"/>
                <w:sz w:val="20"/>
                <w:szCs w:val="20"/>
              </w:rPr>
              <w:t>-mail us</w:t>
            </w:r>
          </w:p>
        </w:tc>
      </w:tr>
      <w:tr w:rsidR="0077480D" w14:paraId="79F984A3" w14:textId="77777777" w:rsidTr="00AD454D">
        <w:tc>
          <w:tcPr>
            <w:tcW w:w="1696" w:type="dxa"/>
            <w:vMerge/>
          </w:tcPr>
          <w:p w14:paraId="6299360B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2ABB2F25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info@heargo.com.hk</w:t>
            </w:r>
          </w:p>
        </w:tc>
        <w:tc>
          <w:tcPr>
            <w:tcW w:w="4506" w:type="dxa"/>
          </w:tcPr>
          <w:p w14:paraId="6A0C6E8A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info@heargo.com.hk</w:t>
            </w:r>
          </w:p>
        </w:tc>
      </w:tr>
      <w:tr w:rsidR="0077480D" w14:paraId="66877FA8" w14:textId="77777777" w:rsidTr="00AD454D">
        <w:tc>
          <w:tcPr>
            <w:tcW w:w="1696" w:type="dxa"/>
            <w:vMerge/>
          </w:tcPr>
          <w:p w14:paraId="74625F9E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7CFB1AB8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Facebook</w:t>
            </w:r>
          </w:p>
        </w:tc>
        <w:tc>
          <w:tcPr>
            <w:tcW w:w="4506" w:type="dxa"/>
          </w:tcPr>
          <w:p w14:paraId="483CFB74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Facebook</w:t>
            </w:r>
          </w:p>
        </w:tc>
      </w:tr>
      <w:tr w:rsidR="0077480D" w14:paraId="5B38B467" w14:textId="77777777" w:rsidTr="00AD454D">
        <w:tc>
          <w:tcPr>
            <w:tcW w:w="1696" w:type="dxa"/>
            <w:vMerge/>
          </w:tcPr>
          <w:p w14:paraId="77394D29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6C5204C5" w14:textId="00368798" w:rsidR="0077480D" w:rsidRPr="00AD454D" w:rsidRDefault="00411C1F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H</w:t>
            </w:r>
            <w:r>
              <w:rPr>
                <w:rFonts w:ascii="Arial" w:hAnsi="Arial" w:cs="Arial"/>
                <w:sz w:val="20"/>
                <w:szCs w:val="20"/>
              </w:rPr>
              <w:t>EARGO</w:t>
            </w:r>
            <w:r w:rsidR="0077480D" w:rsidRPr="00AD454D">
              <w:rPr>
                <w:rFonts w:asciiTheme="minorEastAsia" w:hAnsiTheme="minorEastAsia" w:cs="Arial"/>
                <w:sz w:val="20"/>
                <w:szCs w:val="20"/>
              </w:rPr>
              <w:t xml:space="preserve"> 支援服務中心</w:t>
            </w:r>
          </w:p>
        </w:tc>
        <w:tc>
          <w:tcPr>
            <w:tcW w:w="4506" w:type="dxa"/>
          </w:tcPr>
          <w:p w14:paraId="218DE28B" w14:textId="6F31D8C3" w:rsidR="0077480D" w:rsidRPr="00AD454D" w:rsidRDefault="00411C1F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H</w:t>
            </w:r>
            <w:r>
              <w:rPr>
                <w:rFonts w:ascii="Arial" w:hAnsi="Arial" w:cs="Arial"/>
                <w:sz w:val="20"/>
                <w:szCs w:val="20"/>
              </w:rPr>
              <w:t>EARGO</w:t>
            </w:r>
            <w:r w:rsidR="0077480D" w:rsidRPr="00AD454D">
              <w:rPr>
                <w:rFonts w:ascii="Arial" w:hAnsi="Arial" w:cs="Arial"/>
                <w:sz w:val="20"/>
                <w:szCs w:val="20"/>
              </w:rPr>
              <w:t xml:space="preserve"> Service Centre</w:t>
            </w:r>
          </w:p>
        </w:tc>
      </w:tr>
      <w:tr w:rsidR="0077480D" w14:paraId="54EAAEE8" w14:textId="77777777" w:rsidTr="00AD454D">
        <w:tc>
          <w:tcPr>
            <w:tcW w:w="1696" w:type="dxa"/>
            <w:vMerge/>
          </w:tcPr>
          <w:p w14:paraId="296DBF51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72514F7A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(僅供預約)</w:t>
            </w:r>
          </w:p>
        </w:tc>
        <w:tc>
          <w:tcPr>
            <w:tcW w:w="4506" w:type="dxa"/>
          </w:tcPr>
          <w:p w14:paraId="3462FF58" w14:textId="77777777" w:rsidR="0077480D" w:rsidRPr="00AD454D" w:rsidRDefault="0077480D" w:rsidP="00196BA0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 xml:space="preserve">(For </w:t>
            </w:r>
            <w:r w:rsidR="00196BA0">
              <w:rPr>
                <w:rFonts w:ascii="Arial" w:hAnsi="Arial" w:cs="Arial"/>
                <w:sz w:val="20"/>
                <w:szCs w:val="20"/>
              </w:rPr>
              <w:t xml:space="preserve">reservations </w:t>
            </w:r>
            <w:r w:rsidRPr="00AD454D">
              <w:rPr>
                <w:rFonts w:ascii="Arial" w:hAnsi="Arial" w:cs="Arial"/>
                <w:sz w:val="20"/>
                <w:szCs w:val="20"/>
              </w:rPr>
              <w:t>only)</w:t>
            </w:r>
          </w:p>
        </w:tc>
      </w:tr>
      <w:tr w:rsidR="0077480D" w14:paraId="026A3B08" w14:textId="77777777" w:rsidTr="00AD454D">
        <w:tc>
          <w:tcPr>
            <w:tcW w:w="1696" w:type="dxa"/>
            <w:vMerge/>
          </w:tcPr>
          <w:p w14:paraId="4A44CF40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4CCFA357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地址：</w:t>
            </w:r>
          </w:p>
        </w:tc>
        <w:tc>
          <w:tcPr>
            <w:tcW w:w="4506" w:type="dxa"/>
          </w:tcPr>
          <w:p w14:paraId="54BA1952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Address</w:t>
            </w:r>
          </w:p>
        </w:tc>
      </w:tr>
      <w:tr w:rsidR="0077480D" w14:paraId="2A02B53F" w14:textId="77777777" w:rsidTr="00AD454D">
        <w:tc>
          <w:tcPr>
            <w:tcW w:w="1696" w:type="dxa"/>
            <w:vMerge/>
          </w:tcPr>
          <w:p w14:paraId="40674606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54F61CC9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香港九龍尖沙咀加連威老道2-6號愛賓商業大廈13樓</w:t>
            </w:r>
          </w:p>
        </w:tc>
        <w:tc>
          <w:tcPr>
            <w:tcW w:w="4506" w:type="dxa"/>
          </w:tcPr>
          <w:p w14:paraId="00BB3C3E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13/F, Albion Plaza, 2-6 Granville Rd, Tsim Sha Tsui</w:t>
            </w:r>
            <w:r w:rsidR="0024398F">
              <w:rPr>
                <w:rFonts w:ascii="Arial" w:hAnsi="Arial" w:cs="Arial"/>
                <w:sz w:val="20"/>
                <w:szCs w:val="20"/>
              </w:rPr>
              <w:t>, Kowloon, Hong Kong</w:t>
            </w:r>
          </w:p>
        </w:tc>
      </w:tr>
      <w:tr w:rsidR="0077480D" w14:paraId="3F0F3DC5" w14:textId="77777777" w:rsidTr="00AD454D">
        <w:tc>
          <w:tcPr>
            <w:tcW w:w="1696" w:type="dxa"/>
            <w:vMerge/>
          </w:tcPr>
          <w:p w14:paraId="44EFF77F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44F69EA9" w14:textId="0424F7F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尖沙咀地鐵站B1出口</w:t>
            </w:r>
          </w:p>
        </w:tc>
        <w:tc>
          <w:tcPr>
            <w:tcW w:w="4506" w:type="dxa"/>
          </w:tcPr>
          <w:p w14:paraId="4431A18C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Tsim Sha Tsui MTR Exit B1</w:t>
            </w:r>
          </w:p>
        </w:tc>
      </w:tr>
      <w:tr w:rsidR="0077480D" w14:paraId="3A753EAF" w14:textId="77777777" w:rsidTr="00AD454D">
        <w:tc>
          <w:tcPr>
            <w:tcW w:w="1696" w:type="dxa"/>
            <w:vMerge/>
          </w:tcPr>
          <w:p w14:paraId="46C1741A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068FD281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姓名</w:t>
            </w:r>
          </w:p>
        </w:tc>
        <w:tc>
          <w:tcPr>
            <w:tcW w:w="4506" w:type="dxa"/>
          </w:tcPr>
          <w:p w14:paraId="568B5629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Name</w:t>
            </w:r>
          </w:p>
        </w:tc>
      </w:tr>
      <w:tr w:rsidR="0077480D" w14:paraId="475067ED" w14:textId="77777777" w:rsidTr="00AD454D">
        <w:tc>
          <w:tcPr>
            <w:tcW w:w="1696" w:type="dxa"/>
            <w:vMerge/>
          </w:tcPr>
          <w:p w14:paraId="3EF2869B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7922C9A3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電話</w:t>
            </w:r>
          </w:p>
        </w:tc>
        <w:tc>
          <w:tcPr>
            <w:tcW w:w="4506" w:type="dxa"/>
          </w:tcPr>
          <w:p w14:paraId="469E708B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Phone number</w:t>
            </w:r>
          </w:p>
        </w:tc>
      </w:tr>
      <w:tr w:rsidR="0077480D" w14:paraId="05147C04" w14:textId="77777777" w:rsidTr="00AD454D">
        <w:tc>
          <w:tcPr>
            <w:tcW w:w="1696" w:type="dxa"/>
            <w:vMerge/>
          </w:tcPr>
          <w:p w14:paraId="72AFCA5C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5CF30E67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電郵 *</w:t>
            </w:r>
          </w:p>
        </w:tc>
        <w:tc>
          <w:tcPr>
            <w:tcW w:w="4506" w:type="dxa"/>
          </w:tcPr>
          <w:p w14:paraId="737C5D4E" w14:textId="314D7153" w:rsidR="0077480D" w:rsidRPr="00AD454D" w:rsidRDefault="00F76C0C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</w:t>
            </w:r>
            <w:r w:rsidR="0077480D" w:rsidRPr="00AD454D">
              <w:rPr>
                <w:rFonts w:ascii="Arial" w:hAnsi="Arial" w:cs="Arial"/>
                <w:sz w:val="20"/>
                <w:szCs w:val="20"/>
              </w:rPr>
              <w:t>-mail</w:t>
            </w:r>
          </w:p>
        </w:tc>
      </w:tr>
      <w:tr w:rsidR="0077480D" w14:paraId="43F39148" w14:textId="77777777" w:rsidTr="00AD454D">
        <w:tc>
          <w:tcPr>
            <w:tcW w:w="1696" w:type="dxa"/>
            <w:vMerge/>
          </w:tcPr>
          <w:p w14:paraId="7DE65089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07AC829F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咨詢類別 *</w:t>
            </w:r>
          </w:p>
        </w:tc>
        <w:tc>
          <w:tcPr>
            <w:tcW w:w="4506" w:type="dxa"/>
          </w:tcPr>
          <w:p w14:paraId="001BC224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Type of inquiry</w:t>
            </w:r>
          </w:p>
        </w:tc>
      </w:tr>
      <w:tr w:rsidR="0077480D" w14:paraId="4707345D" w14:textId="77777777" w:rsidTr="00AD454D">
        <w:tc>
          <w:tcPr>
            <w:tcW w:w="1696" w:type="dxa"/>
            <w:vMerge/>
          </w:tcPr>
          <w:p w14:paraId="72194574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4E8A7A9C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可在下方輸入詳細資料及查詢:</w:t>
            </w:r>
          </w:p>
        </w:tc>
        <w:tc>
          <w:tcPr>
            <w:tcW w:w="4506" w:type="dxa"/>
          </w:tcPr>
          <w:p w14:paraId="318E9C19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Provide details of your inquiry below</w:t>
            </w:r>
          </w:p>
        </w:tc>
      </w:tr>
      <w:tr w:rsidR="0077480D" w14:paraId="04A49AD3" w14:textId="77777777" w:rsidTr="00AD454D">
        <w:tc>
          <w:tcPr>
            <w:tcW w:w="1696" w:type="dxa"/>
            <w:vMerge/>
          </w:tcPr>
          <w:p w14:paraId="7A709FFC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4DB67C55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選擇聯絡方式</w:t>
            </w:r>
          </w:p>
        </w:tc>
        <w:tc>
          <w:tcPr>
            <w:tcW w:w="4506" w:type="dxa"/>
          </w:tcPr>
          <w:p w14:paraId="6CCCB765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Contact method</w:t>
            </w:r>
          </w:p>
        </w:tc>
      </w:tr>
      <w:tr w:rsidR="0077480D" w14:paraId="44367BEE" w14:textId="77777777" w:rsidTr="00AD454D">
        <w:tc>
          <w:tcPr>
            <w:tcW w:w="1696" w:type="dxa"/>
            <w:vMerge/>
          </w:tcPr>
          <w:p w14:paraId="39D45151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214060E7" w14:textId="0D043278" w:rsidR="0077480D" w:rsidRPr="00AD454D" w:rsidRDefault="0077480D" w:rsidP="00184EC7">
            <w:pPr>
              <w:pStyle w:val="a3"/>
              <w:rPr>
                <w:rFonts w:asciiTheme="minorEastAsia" w:hAnsiTheme="minorEastAsia" w:cs="Arial"/>
                <w:sz w:val="20"/>
                <w:szCs w:val="20"/>
                <w:lang w:eastAsia="zh-HK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電子郵件/聯絡電話/</w:t>
            </w:r>
            <w:commentRangeStart w:id="1"/>
            <w:r w:rsidRPr="00AD454D">
              <w:rPr>
                <w:rFonts w:asciiTheme="minorEastAsia" w:hAnsiTheme="minorEastAsia" w:cs="Arial"/>
                <w:sz w:val="20"/>
                <w:szCs w:val="20"/>
              </w:rPr>
              <w:t>Whatsapp</w:t>
            </w:r>
            <w:commentRangeEnd w:id="1"/>
            <w:r w:rsidR="00184EC7">
              <w:rPr>
                <w:rStyle w:val="a5"/>
              </w:rPr>
              <w:commentReference w:id="1"/>
            </w:r>
            <w:ins w:id="2" w:author="AS" w:date="2020-12-03T12:03:00Z">
              <w:r w:rsidR="00703851">
                <w:rPr>
                  <w:rFonts w:asciiTheme="minorEastAsia" w:hAnsiTheme="minorEastAsia" w:cs="Arial"/>
                  <w:sz w:val="20"/>
                  <w:szCs w:val="20"/>
                </w:rPr>
                <w:t xml:space="preserve"> </w:t>
              </w:r>
            </w:ins>
            <w:r w:rsidR="00F76C0C">
              <w:rPr>
                <w:rFonts w:asciiTheme="minorEastAsia" w:hAnsiTheme="minorEastAsia" w:cs="Arial"/>
                <w:sz w:val="20"/>
                <w:szCs w:val="20"/>
              </w:rPr>
              <w:t xml:space="preserve"> (</w:t>
            </w:r>
            <w:r w:rsidR="00F76C0C">
              <w:rPr>
                <w:rFonts w:asciiTheme="minorEastAsia" w:hAnsiTheme="minorEastAsia" w:cs="Arial" w:hint="eastAsia"/>
                <w:sz w:val="20"/>
                <w:szCs w:val="20"/>
              </w:rPr>
              <w:t>可多選</w:t>
            </w:r>
            <w:r w:rsidR="00F76C0C">
              <w:rPr>
                <w:rFonts w:asciiTheme="minorEastAsia" w:hAnsiTheme="minorEastAsia" w:cs="Arial" w:hint="eastAsia"/>
                <w:sz w:val="20"/>
                <w:szCs w:val="20"/>
                <w:lang w:eastAsia="zh-HK"/>
              </w:rPr>
              <w:t>)</w:t>
            </w:r>
          </w:p>
        </w:tc>
        <w:tc>
          <w:tcPr>
            <w:tcW w:w="4506" w:type="dxa"/>
          </w:tcPr>
          <w:p w14:paraId="3DD2348B" w14:textId="6B343998" w:rsidR="0077480D" w:rsidRPr="00AD454D" w:rsidRDefault="00F76C0C" w:rsidP="00F76C0C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</w:t>
            </w:r>
            <w:r w:rsidR="0077480D" w:rsidRPr="00AD454D">
              <w:rPr>
                <w:rFonts w:ascii="Arial" w:hAnsi="Arial" w:cs="Arial"/>
                <w:sz w:val="20"/>
                <w:szCs w:val="20"/>
              </w:rPr>
              <w:t xml:space="preserve">-mail / </w:t>
            </w:r>
            <w:r>
              <w:rPr>
                <w:rFonts w:ascii="Arial" w:hAnsi="Arial" w:cs="Arial"/>
                <w:sz w:val="20"/>
                <w:szCs w:val="20"/>
              </w:rPr>
              <w:t>P</w:t>
            </w:r>
            <w:r w:rsidR="0077480D" w:rsidRPr="00AD454D">
              <w:rPr>
                <w:rFonts w:ascii="Arial" w:hAnsi="Arial" w:cs="Arial"/>
                <w:sz w:val="20"/>
                <w:szCs w:val="20"/>
              </w:rPr>
              <w:t>hone / WhatsApp</w:t>
            </w:r>
            <w:r>
              <w:rPr>
                <w:rFonts w:ascii="Arial" w:hAnsi="Arial" w:cs="Arial"/>
                <w:sz w:val="20"/>
                <w:szCs w:val="20"/>
              </w:rPr>
              <w:t xml:space="preserve"> (Multiple selection)</w:t>
            </w:r>
          </w:p>
        </w:tc>
      </w:tr>
      <w:tr w:rsidR="0077480D" w14:paraId="0DAC9553" w14:textId="77777777" w:rsidTr="00AD454D">
        <w:tc>
          <w:tcPr>
            <w:tcW w:w="1696" w:type="dxa"/>
            <w:vMerge/>
          </w:tcPr>
          <w:p w14:paraId="793D4594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3EA34317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點擊“提交”即表示你同意我們的使用條款、隱私政策和免責聲明。</w:t>
            </w:r>
          </w:p>
        </w:tc>
        <w:tc>
          <w:tcPr>
            <w:tcW w:w="4506" w:type="dxa"/>
          </w:tcPr>
          <w:p w14:paraId="18519ACE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By clicking "submit", you agree to our Terms of Use, Privacy Policy and Disclaimer.</w:t>
            </w:r>
          </w:p>
        </w:tc>
      </w:tr>
      <w:tr w:rsidR="0077480D" w14:paraId="46077CC6" w14:textId="77777777" w:rsidTr="00AD454D">
        <w:tc>
          <w:tcPr>
            <w:tcW w:w="1696" w:type="dxa"/>
            <w:vMerge w:val="restart"/>
          </w:tcPr>
          <w:p w14:paraId="30E94561" w14:textId="77777777" w:rsidR="0077480D" w:rsidRDefault="0077480D" w:rsidP="00AD454D">
            <w:pPr>
              <w:pStyle w:val="a3"/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加入我們</w:t>
            </w:r>
          </w:p>
        </w:tc>
        <w:tc>
          <w:tcPr>
            <w:tcW w:w="4253" w:type="dxa"/>
          </w:tcPr>
          <w:p w14:paraId="001764DF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加入我們</w:t>
            </w:r>
          </w:p>
        </w:tc>
        <w:tc>
          <w:tcPr>
            <w:tcW w:w="4506" w:type="dxa"/>
          </w:tcPr>
          <w:p w14:paraId="1C856F31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Join us</w:t>
            </w:r>
          </w:p>
        </w:tc>
      </w:tr>
      <w:tr w:rsidR="0077480D" w14:paraId="399E43C0" w14:textId="77777777" w:rsidTr="00AD454D">
        <w:tc>
          <w:tcPr>
            <w:tcW w:w="1696" w:type="dxa"/>
            <w:vMerge/>
          </w:tcPr>
          <w:p w14:paraId="284A9478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502E7F95" w14:textId="455541AD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想成為</w:t>
            </w:r>
            <w:r w:rsidR="00411C1F" w:rsidRPr="00AD454D">
              <w:rPr>
                <w:rFonts w:ascii="Arial" w:hAnsi="Arial" w:cs="Arial"/>
                <w:sz w:val="20"/>
                <w:szCs w:val="20"/>
              </w:rPr>
              <w:t>H</w:t>
            </w:r>
            <w:r w:rsidR="00411C1F">
              <w:rPr>
                <w:rFonts w:ascii="Arial" w:hAnsi="Arial" w:cs="Arial"/>
                <w:sz w:val="20"/>
                <w:szCs w:val="20"/>
              </w:rPr>
              <w:t>EARGO</w:t>
            </w:r>
            <w:r w:rsidRPr="00AD454D">
              <w:rPr>
                <w:rFonts w:asciiTheme="minorEastAsia" w:hAnsiTheme="minorEastAsia" w:cs="Arial"/>
                <w:sz w:val="20"/>
                <w:szCs w:val="20"/>
              </w:rPr>
              <w:t>的自由合作伙伴，為更多聽障人士上門服務？</w:t>
            </w:r>
          </w:p>
        </w:tc>
        <w:tc>
          <w:tcPr>
            <w:tcW w:w="4506" w:type="dxa"/>
          </w:tcPr>
          <w:p w14:paraId="22E1559E" w14:textId="3E56098A" w:rsidR="0077480D" w:rsidRPr="00AD454D" w:rsidRDefault="0077480D" w:rsidP="00411C1F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Become a partner of H</w:t>
            </w:r>
            <w:r w:rsidR="00411C1F">
              <w:rPr>
                <w:rFonts w:ascii="Arial" w:hAnsi="Arial" w:cs="Arial"/>
                <w:sz w:val="20"/>
                <w:szCs w:val="20"/>
              </w:rPr>
              <w:t>EARGO</w:t>
            </w:r>
            <w:r w:rsidRPr="00AD454D">
              <w:rPr>
                <w:rFonts w:ascii="Arial" w:hAnsi="Arial" w:cs="Arial"/>
                <w:sz w:val="20"/>
                <w:szCs w:val="20"/>
              </w:rPr>
              <w:t>. Expand our hearing health coverage.</w:t>
            </w:r>
          </w:p>
        </w:tc>
      </w:tr>
      <w:tr w:rsidR="0077480D" w14:paraId="28BE3ECD" w14:textId="77777777" w:rsidTr="00AD454D">
        <w:tc>
          <w:tcPr>
            <w:tcW w:w="1696" w:type="dxa"/>
            <w:vMerge/>
          </w:tcPr>
          <w:p w14:paraId="0799DCD1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34B8FD04" w14:textId="1BEF8D32" w:rsidR="0077480D" w:rsidRPr="00AD454D" w:rsidRDefault="00411C1F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H</w:t>
            </w:r>
            <w:r>
              <w:rPr>
                <w:rFonts w:ascii="Arial" w:hAnsi="Arial" w:cs="Arial"/>
                <w:sz w:val="20"/>
                <w:szCs w:val="20"/>
              </w:rPr>
              <w:t>EARGO</w:t>
            </w:r>
            <w:r w:rsidR="0077480D" w:rsidRPr="00AD454D">
              <w:rPr>
                <w:rFonts w:asciiTheme="minorEastAsia" w:hAnsiTheme="minorEastAsia" w:cs="Arial"/>
                <w:sz w:val="20"/>
                <w:szCs w:val="20"/>
              </w:rPr>
              <w:t>需要更多</w:t>
            </w:r>
            <w:r w:rsidR="0024398F" w:rsidRPr="0024398F">
              <w:rPr>
                <w:rFonts w:asciiTheme="minorEastAsia" w:hAnsiTheme="minorEastAsia" w:cs="Arial" w:hint="eastAsia"/>
                <w:sz w:val="20"/>
                <w:szCs w:val="20"/>
              </w:rPr>
              <w:t>聽力護理</w:t>
            </w:r>
            <w:r w:rsidR="0077480D" w:rsidRPr="00AD454D">
              <w:rPr>
                <w:rFonts w:asciiTheme="minorEastAsia" w:hAnsiTheme="minorEastAsia" w:cs="Arial"/>
                <w:sz w:val="20"/>
                <w:szCs w:val="20"/>
              </w:rPr>
              <w:t>專家加入我們的團隊，擴展服務網絡，讓更多聽障人士足不出戶都可以享受專業、貼心的聽力護理。</w:t>
            </w:r>
          </w:p>
        </w:tc>
        <w:tc>
          <w:tcPr>
            <w:tcW w:w="4506" w:type="dxa"/>
          </w:tcPr>
          <w:p w14:paraId="37CF5A0C" w14:textId="58452279" w:rsidR="0077480D" w:rsidRPr="00AD454D" w:rsidRDefault="0077480D" w:rsidP="00842E68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 xml:space="preserve">We </w:t>
            </w:r>
            <w:r w:rsidR="00184EC7">
              <w:rPr>
                <w:rFonts w:ascii="Arial" w:hAnsi="Arial" w:cs="Arial"/>
                <w:sz w:val="20"/>
                <w:szCs w:val="20"/>
              </w:rPr>
              <w:t>are looking for</w:t>
            </w:r>
            <w:r w:rsidRPr="00AD454D">
              <w:rPr>
                <w:rFonts w:ascii="Arial" w:hAnsi="Arial" w:cs="Arial"/>
                <w:sz w:val="20"/>
                <w:szCs w:val="20"/>
              </w:rPr>
              <w:t xml:space="preserve"> hearing care professionals to join </w:t>
            </w:r>
            <w:r w:rsidR="00411C1F" w:rsidRPr="00AD454D">
              <w:rPr>
                <w:rFonts w:ascii="Arial" w:hAnsi="Arial" w:cs="Arial"/>
                <w:sz w:val="20"/>
                <w:szCs w:val="20"/>
              </w:rPr>
              <w:t>H</w:t>
            </w:r>
            <w:r w:rsidR="00411C1F">
              <w:rPr>
                <w:rFonts w:ascii="Arial" w:hAnsi="Arial" w:cs="Arial"/>
                <w:sz w:val="20"/>
                <w:szCs w:val="20"/>
              </w:rPr>
              <w:t>EARGO</w:t>
            </w:r>
            <w:r w:rsidR="0077348A">
              <w:rPr>
                <w:rFonts w:ascii="Arial" w:hAnsi="Arial" w:cs="Arial"/>
                <w:sz w:val="20"/>
                <w:szCs w:val="20"/>
              </w:rPr>
              <w:t xml:space="preserve"> Team</w:t>
            </w:r>
            <w:r w:rsidRPr="00AD454D">
              <w:rPr>
                <w:rFonts w:ascii="Arial" w:hAnsi="Arial" w:cs="Arial"/>
                <w:sz w:val="20"/>
                <w:szCs w:val="20"/>
              </w:rPr>
              <w:t>. With a bigger team, we can bring our best hearing care</w:t>
            </w:r>
            <w:r w:rsidR="0077348A">
              <w:rPr>
                <w:rFonts w:ascii="Arial" w:hAnsi="Arial" w:cs="Arial"/>
                <w:sz w:val="20"/>
                <w:szCs w:val="20"/>
              </w:rPr>
              <w:t xml:space="preserve"> sevices</w:t>
            </w:r>
            <w:r w:rsidRPr="00AD454D">
              <w:rPr>
                <w:rFonts w:ascii="Arial" w:hAnsi="Arial" w:cs="Arial"/>
                <w:sz w:val="20"/>
                <w:szCs w:val="20"/>
              </w:rPr>
              <w:t xml:space="preserve"> to more homes.</w:t>
            </w:r>
          </w:p>
        </w:tc>
      </w:tr>
      <w:tr w:rsidR="0077480D" w14:paraId="1A19A33F" w14:textId="77777777" w:rsidTr="00AD454D">
        <w:tc>
          <w:tcPr>
            <w:tcW w:w="1696" w:type="dxa"/>
            <w:vMerge/>
          </w:tcPr>
          <w:p w14:paraId="257BFA0B" w14:textId="77777777" w:rsidR="0077480D" w:rsidRDefault="0077480D" w:rsidP="00AD454D">
            <w:pPr>
              <w:pStyle w:val="a3"/>
            </w:pPr>
          </w:p>
        </w:tc>
        <w:tc>
          <w:tcPr>
            <w:tcW w:w="4253" w:type="dxa"/>
          </w:tcPr>
          <w:p w14:paraId="20343AFC" w14:textId="77777777" w:rsidR="0077480D" w:rsidRPr="00AD454D" w:rsidRDefault="0077480D" w:rsidP="00AD454D">
            <w:pPr>
              <w:pStyle w:val="a3"/>
              <w:rPr>
                <w:rFonts w:asciiTheme="minorEastAsia" w:hAnsiTheme="minorEastAsia" w:cs="Arial"/>
                <w:sz w:val="20"/>
                <w:szCs w:val="20"/>
              </w:rPr>
            </w:pPr>
            <w:r w:rsidRPr="00AD454D">
              <w:rPr>
                <w:rFonts w:asciiTheme="minorEastAsia" w:hAnsiTheme="minorEastAsia" w:cs="Arial"/>
                <w:sz w:val="20"/>
                <w:szCs w:val="20"/>
              </w:rPr>
              <w:t>如果你已經獲得專業認證，我們期待盡快與你會面！</w:t>
            </w:r>
          </w:p>
        </w:tc>
        <w:tc>
          <w:tcPr>
            <w:tcW w:w="4506" w:type="dxa"/>
          </w:tcPr>
          <w:p w14:paraId="0EC797DD" w14:textId="77777777" w:rsidR="0077480D" w:rsidRPr="00AD454D" w:rsidRDefault="0077480D" w:rsidP="00AD454D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AD454D">
              <w:rPr>
                <w:rFonts w:ascii="Arial" w:hAnsi="Arial" w:cs="Arial"/>
                <w:sz w:val="20"/>
                <w:szCs w:val="20"/>
              </w:rPr>
              <w:t>Already a certified hearing care professional? We can’t wait to meet you!</w:t>
            </w:r>
          </w:p>
        </w:tc>
      </w:tr>
    </w:tbl>
    <w:p w14:paraId="649876EF" w14:textId="77777777" w:rsidR="00AD454D" w:rsidRDefault="00AD454D"/>
    <w:p w14:paraId="4817A0DD" w14:textId="77777777" w:rsidR="001548BC" w:rsidRDefault="001548BC">
      <w:r>
        <w:rPr>
          <w:rFonts w:hint="eastAsia"/>
        </w:rPr>
        <w:t>Commented:</w:t>
      </w:r>
    </w:p>
    <w:p w14:paraId="4812A600" w14:textId="5841D91A" w:rsidR="006045CE" w:rsidRDefault="001548BC">
      <w:r>
        <w:t>Alanna</w:t>
      </w:r>
      <w:r w:rsidR="000C0047">
        <w:t xml:space="preserve"> Eugen</w:t>
      </w:r>
      <w:r w:rsidR="000C0047" w:rsidRPr="00184EC7">
        <w:t>a</w:t>
      </w:r>
      <w:r w:rsidR="0077348A" w:rsidRPr="00184EC7">
        <w:t xml:space="preserve"> Vincent</w:t>
      </w:r>
      <w:r w:rsidR="00835AC4" w:rsidRPr="00184EC7">
        <w:t xml:space="preserve"> Cherry</w:t>
      </w:r>
      <w:r w:rsidR="00184EC7">
        <w:t xml:space="preserve"> </w:t>
      </w:r>
      <w:r w:rsidR="0024398F" w:rsidRPr="00184EC7">
        <w:t>Charmaine(KAM)</w:t>
      </w:r>
    </w:p>
    <w:p w14:paraId="0E773482" w14:textId="1ADFEB1C" w:rsidR="006045CE" w:rsidRDefault="004F454B">
      <w:r>
        <w:rPr>
          <w:noProof/>
        </w:rPr>
        <w:pict w14:anchorId="4B408909">
          <v:oval id="_x0000_s1026" style="position:absolute;margin-left:109.5pt;margin-top:27.25pt;width:50.25pt;height:24pt;z-index:251658240" filled="f" fillcolor="red" strokecolor="red"/>
        </w:pict>
      </w:r>
      <w:r w:rsidR="006045CE">
        <w:rPr>
          <w:noProof/>
        </w:rPr>
        <w:drawing>
          <wp:inline distT="0" distB="0" distL="0" distR="0" wp14:anchorId="7FDCB29E" wp14:editId="7BF36F8B">
            <wp:extent cx="5619750" cy="316102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6987" cy="318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FA8E" w14:textId="39D433BC" w:rsidR="006045CE" w:rsidRDefault="006045CE" w:rsidP="00F76C0C">
      <w:pPr>
        <w:pStyle w:val="af0"/>
        <w:numPr>
          <w:ilvl w:val="0"/>
          <w:numId w:val="1"/>
        </w:numPr>
        <w:ind w:leftChars="0"/>
      </w:pPr>
      <w:r w:rsidRPr="006045CE">
        <w:rPr>
          <w:rFonts w:hint="eastAsia"/>
        </w:rPr>
        <w:t>關於</w:t>
      </w:r>
      <w:r w:rsidRPr="006045CE">
        <w:rPr>
          <w:rFonts w:hint="eastAsia"/>
        </w:rPr>
        <w:t xml:space="preserve">HearGo </w:t>
      </w:r>
      <w:r w:rsidRPr="006045CE">
        <w:rPr>
          <w:rFonts w:hint="eastAsia"/>
        </w:rPr>
        <w:t>加返</w:t>
      </w:r>
      <w:r w:rsidRPr="006045CE">
        <w:rPr>
          <w:rFonts w:hint="eastAsia"/>
        </w:rPr>
        <w:t>dropdown menu bar</w:t>
      </w:r>
    </w:p>
    <w:p w14:paraId="082C43EF" w14:textId="77777777" w:rsidR="001E034C" w:rsidRDefault="001E034C" w:rsidP="001E034C">
      <w:r>
        <w:rPr>
          <w:rFonts w:hint="eastAsia"/>
        </w:rPr>
        <w:t>使命</w:t>
      </w:r>
    </w:p>
    <w:p w14:paraId="2536D6CE" w14:textId="77777777" w:rsidR="001E034C" w:rsidRDefault="001E034C" w:rsidP="001E034C">
      <w:r>
        <w:rPr>
          <w:rFonts w:hint="eastAsia"/>
        </w:rPr>
        <w:t>你的聽力護理專家</w:t>
      </w:r>
    </w:p>
    <w:p w14:paraId="43DB7267" w14:textId="77777777" w:rsidR="001E034C" w:rsidRDefault="001E034C" w:rsidP="001E034C">
      <w:r>
        <w:rPr>
          <w:rFonts w:hint="eastAsia"/>
        </w:rPr>
        <w:t>HearGo</w:t>
      </w:r>
      <w:r>
        <w:rPr>
          <w:rFonts w:hint="eastAsia"/>
        </w:rPr>
        <w:t>的核心理念</w:t>
      </w:r>
    </w:p>
    <w:p w14:paraId="54C0C3E4" w14:textId="77777777" w:rsidR="001E034C" w:rsidRDefault="001E034C" w:rsidP="001E034C">
      <w:r>
        <w:rPr>
          <w:rFonts w:hint="eastAsia"/>
        </w:rPr>
        <w:t>聯絡我們</w:t>
      </w:r>
    </w:p>
    <w:p w14:paraId="0227DFF1" w14:textId="77777777" w:rsidR="001E034C" w:rsidRDefault="001E034C" w:rsidP="001E034C">
      <w:r>
        <w:rPr>
          <w:rFonts w:hint="eastAsia"/>
        </w:rPr>
        <w:t>最新資訊</w:t>
      </w:r>
    </w:p>
    <w:p w14:paraId="4EC6D96C" w14:textId="77777777" w:rsidR="001E034C" w:rsidRDefault="001E034C" w:rsidP="001E034C"/>
    <w:p w14:paraId="3D8FD8E8" w14:textId="77777777" w:rsidR="001E034C" w:rsidRDefault="001E034C" w:rsidP="001E034C">
      <w:r>
        <w:t>Mission</w:t>
      </w:r>
    </w:p>
    <w:p w14:paraId="52811080" w14:textId="77777777" w:rsidR="001E034C" w:rsidRDefault="001E034C" w:rsidP="001E034C">
      <w:r>
        <w:t>Our Professional Team</w:t>
      </w:r>
    </w:p>
    <w:p w14:paraId="3C62DEA2" w14:textId="77777777" w:rsidR="001E034C" w:rsidRDefault="001E034C" w:rsidP="001E034C">
      <w:r>
        <w:t>HearGo Core Values</w:t>
      </w:r>
    </w:p>
    <w:p w14:paraId="3803C86A" w14:textId="77777777" w:rsidR="001E034C" w:rsidRDefault="001E034C" w:rsidP="001E034C">
      <w:r>
        <w:t>Contact us</w:t>
      </w:r>
    </w:p>
    <w:p w14:paraId="2171241F" w14:textId="042C6301" w:rsidR="001E034C" w:rsidRDefault="001E034C" w:rsidP="001E034C">
      <w:r>
        <w:t>Latest news</w:t>
      </w:r>
    </w:p>
    <w:p w14:paraId="71A9661C" w14:textId="77777777" w:rsidR="00F76C0C" w:rsidRDefault="00F76C0C"/>
    <w:p w14:paraId="0ABF3DFB" w14:textId="77777777" w:rsidR="00F76C0C" w:rsidRDefault="00F76C0C"/>
    <w:p w14:paraId="65B978C2" w14:textId="608570AF" w:rsidR="00F76C0C" w:rsidRDefault="00386AA7" w:rsidP="00386AA7">
      <w:pPr>
        <w:pStyle w:val="af0"/>
        <w:numPr>
          <w:ilvl w:val="0"/>
          <w:numId w:val="1"/>
        </w:numPr>
        <w:ind w:leftChars="0"/>
        <w:rPr>
          <w:rFonts w:hint="eastAsia"/>
          <w:lang w:eastAsia="zh-HK"/>
        </w:rPr>
      </w:pPr>
      <w:r>
        <w:rPr>
          <w:rFonts w:hint="eastAsia"/>
          <w:lang w:eastAsia="zh-HK"/>
        </w:rPr>
        <w:t>Enquiry form</w:t>
      </w:r>
      <w:r w:rsidRPr="00386AA7">
        <w:rPr>
          <w:rFonts w:hint="eastAsia"/>
          <w:lang w:eastAsia="zh-HK"/>
        </w:rPr>
        <w:t>右上角加返</w:t>
      </w:r>
      <w:r w:rsidRPr="00386AA7">
        <w:rPr>
          <w:rFonts w:hint="eastAsia"/>
          <w:lang w:eastAsia="zh-HK"/>
        </w:rPr>
        <w:t>X</w:t>
      </w:r>
    </w:p>
    <w:p w14:paraId="175A9B9F" w14:textId="77777777" w:rsidR="00F76C0C" w:rsidRDefault="00F76C0C"/>
    <w:p w14:paraId="67C6481D" w14:textId="77777777" w:rsidR="00386AA7" w:rsidRDefault="00386AA7">
      <w:pPr>
        <w:rPr>
          <w:rFonts w:hint="eastAsia"/>
        </w:rPr>
      </w:pPr>
    </w:p>
    <w:p w14:paraId="4F00B2A2" w14:textId="2B0A2A90" w:rsidR="00F76C0C" w:rsidRDefault="00F76C0C" w:rsidP="00F76C0C">
      <w:pPr>
        <w:pStyle w:val="af0"/>
        <w:numPr>
          <w:ilvl w:val="0"/>
          <w:numId w:val="1"/>
        </w:numPr>
        <w:ind w:leftChars="0"/>
      </w:pPr>
    </w:p>
    <w:p w14:paraId="68D1DC5F" w14:textId="77777777" w:rsidR="00F76C0C" w:rsidRPr="00F76C0C" w:rsidRDefault="00F76C0C" w:rsidP="00F76C0C">
      <w:pPr>
        <w:rPr>
          <w:rFonts w:asciiTheme="minorEastAsia" w:hAnsiTheme="minorEastAsia" w:cs="Arial"/>
          <w:sz w:val="20"/>
          <w:szCs w:val="20"/>
          <w:lang w:eastAsia="zh-HK"/>
        </w:rPr>
      </w:pPr>
      <w:r w:rsidRPr="00F76C0C">
        <w:rPr>
          <w:rFonts w:asciiTheme="minorEastAsia" w:hAnsiTheme="minorEastAsia" w:cs="Arial" w:hint="eastAsia"/>
          <w:sz w:val="20"/>
          <w:szCs w:val="20"/>
          <w:lang w:eastAsia="zh-HK"/>
        </w:rPr>
        <w:t xml:space="preserve">+ </w:t>
      </w:r>
      <w:r w:rsidRPr="00F76C0C">
        <w:rPr>
          <w:rFonts w:asciiTheme="minorEastAsia" w:hAnsiTheme="minorEastAsia" w:cs="Arial" w:hint="eastAsia"/>
          <w:sz w:val="20"/>
          <w:szCs w:val="20"/>
        </w:rPr>
        <w:t>可多選</w:t>
      </w:r>
      <w:r w:rsidRPr="00F76C0C">
        <w:rPr>
          <w:rFonts w:asciiTheme="minorEastAsia" w:hAnsiTheme="minorEastAsia" w:cs="Arial" w:hint="eastAsia"/>
          <w:sz w:val="20"/>
          <w:szCs w:val="20"/>
          <w:lang w:eastAsia="zh-HK"/>
        </w:rPr>
        <w:t xml:space="preserve"> </w:t>
      </w:r>
      <w:r w:rsidRPr="00F76C0C">
        <w:rPr>
          <w:rFonts w:asciiTheme="minorEastAsia" w:hAnsiTheme="minorEastAsia" w:cs="Arial"/>
          <w:sz w:val="20"/>
          <w:szCs w:val="20"/>
          <w:lang w:eastAsia="zh-HK"/>
        </w:rPr>
        <w:t>multiple selection</w:t>
      </w:r>
    </w:p>
    <w:p w14:paraId="029D6981" w14:textId="77777777" w:rsidR="00F76C0C" w:rsidRDefault="00F76C0C" w:rsidP="00F76C0C"/>
    <w:p w14:paraId="56001B73" w14:textId="77777777" w:rsidR="00F76C0C" w:rsidRDefault="00F76C0C" w:rsidP="00F76C0C">
      <w:r w:rsidRPr="006045CE">
        <w:rPr>
          <w:rFonts w:hint="eastAsia"/>
        </w:rPr>
        <w:t>諮詢類別係</w:t>
      </w:r>
      <w:r w:rsidRPr="006045CE">
        <w:rPr>
          <w:rFonts w:hint="eastAsia"/>
        </w:rPr>
        <w:t>dropdown box:</w:t>
      </w: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61"/>
        <w:gridCol w:w="5261"/>
      </w:tblGrid>
      <w:tr w:rsidR="00F76C0C" w14:paraId="12117CD4" w14:textId="77777777" w:rsidTr="00E3430D">
        <w:tc>
          <w:tcPr>
            <w:tcW w:w="5261" w:type="dxa"/>
          </w:tcPr>
          <w:p w14:paraId="5D29FD0B" w14:textId="77777777" w:rsidR="00F76C0C" w:rsidRDefault="00F76C0C" w:rsidP="00E3430D">
            <w:r>
              <w:rPr>
                <w:rFonts w:hint="eastAsia"/>
              </w:rPr>
              <w:t>上門聽力服務</w:t>
            </w:r>
          </w:p>
          <w:p w14:paraId="2EDD68E9" w14:textId="77777777" w:rsidR="00F76C0C" w:rsidRDefault="00F76C0C" w:rsidP="00E3430D">
            <w:r>
              <w:rPr>
                <w:rFonts w:hint="eastAsia"/>
              </w:rPr>
              <w:t>助聽產品</w:t>
            </w:r>
          </w:p>
          <w:p w14:paraId="7F0E8B48" w14:textId="77777777" w:rsidR="00F76C0C" w:rsidRDefault="00F76C0C" w:rsidP="00E3430D">
            <w:r w:rsidRPr="006045CE">
              <w:rPr>
                <w:rFonts w:hint="eastAsia"/>
              </w:rPr>
              <w:t>合作查詢</w:t>
            </w:r>
          </w:p>
          <w:p w14:paraId="6C0244C9" w14:textId="77777777" w:rsidR="00F76C0C" w:rsidRDefault="00F76C0C" w:rsidP="00E3430D">
            <w:r>
              <w:rPr>
                <w:rFonts w:hint="eastAsia"/>
              </w:rPr>
              <w:t>其他查詢</w:t>
            </w:r>
          </w:p>
        </w:tc>
        <w:tc>
          <w:tcPr>
            <w:tcW w:w="5261" w:type="dxa"/>
          </w:tcPr>
          <w:p w14:paraId="2E15C822" w14:textId="77777777" w:rsidR="00F76C0C" w:rsidRDefault="00F76C0C" w:rsidP="00E3430D">
            <w:pPr>
              <w:rPr>
                <w:lang w:eastAsia="zh-HK"/>
              </w:rPr>
            </w:pPr>
            <w:r>
              <w:rPr>
                <w:lang w:eastAsia="zh-HK"/>
              </w:rPr>
              <w:t xml:space="preserve">Home Visit </w:t>
            </w:r>
            <w:r>
              <w:rPr>
                <w:rFonts w:hint="eastAsia"/>
                <w:lang w:eastAsia="zh-HK"/>
              </w:rPr>
              <w:t>Hearing Test</w:t>
            </w:r>
          </w:p>
          <w:p w14:paraId="14AB9699" w14:textId="77777777" w:rsidR="00F76C0C" w:rsidRDefault="00F76C0C" w:rsidP="00E3430D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Hearing Product</w:t>
            </w:r>
          </w:p>
          <w:p w14:paraId="15BD21AF" w14:textId="77777777" w:rsidR="00F76C0C" w:rsidRDefault="00F76C0C" w:rsidP="00E3430D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 xml:space="preserve">Cooperation </w:t>
            </w:r>
            <w:r>
              <w:rPr>
                <w:lang w:eastAsia="zh-HK"/>
              </w:rPr>
              <w:t>E</w:t>
            </w:r>
            <w:r>
              <w:rPr>
                <w:rFonts w:hint="eastAsia"/>
                <w:lang w:eastAsia="zh-HK"/>
              </w:rPr>
              <w:t>nquir</w:t>
            </w:r>
            <w:r>
              <w:rPr>
                <w:lang w:eastAsia="zh-HK"/>
              </w:rPr>
              <w:t>es</w:t>
            </w:r>
          </w:p>
          <w:p w14:paraId="13C1EF99" w14:textId="77777777" w:rsidR="00F76C0C" w:rsidRDefault="00F76C0C" w:rsidP="00E3430D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Other Enquiries</w:t>
            </w:r>
          </w:p>
        </w:tc>
      </w:tr>
    </w:tbl>
    <w:p w14:paraId="3CC97619" w14:textId="77777777" w:rsidR="00386AA7" w:rsidRDefault="00386AA7" w:rsidP="00F76C0C">
      <w:pPr>
        <w:rPr>
          <w:rFonts w:hint="eastAsia"/>
        </w:rPr>
      </w:pPr>
    </w:p>
    <w:p w14:paraId="3257CC03" w14:textId="30848C47" w:rsidR="006045CE" w:rsidRDefault="00F76C0C">
      <w:pPr>
        <w:rPr>
          <w:rFonts w:hint="eastAsia"/>
        </w:rPr>
      </w:pPr>
      <w:r>
        <w:rPr>
          <w:noProof/>
        </w:rPr>
        <w:drawing>
          <wp:inline distT="0" distB="0" distL="0" distR="0" wp14:anchorId="69558DC4" wp14:editId="6F26909D">
            <wp:extent cx="6239435" cy="761175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07" t="6990" r="43793" b="6474"/>
                    <a:stretch/>
                  </pic:blipFill>
                  <pic:spPr bwMode="auto">
                    <a:xfrm>
                      <a:off x="0" y="0"/>
                      <a:ext cx="6248356" cy="762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45CE" w:rsidSect="007666D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AS" w:date="2020-12-12T17:40:00Z" w:initials="A">
    <w:p w14:paraId="73EA6956" w14:textId="77777777" w:rsidR="00184EC7" w:rsidRDefault="00184EC7">
      <w:pPr>
        <w:pStyle w:val="a6"/>
      </w:pPr>
      <w:r>
        <w:rPr>
          <w:rStyle w:val="a5"/>
        </w:rPr>
        <w:annotationRef/>
      </w:r>
      <w:r>
        <w:rPr>
          <w:rFonts w:asciiTheme="minorEastAsia" w:hAnsiTheme="minorEastAsia" w:cs="Arial"/>
          <w:sz w:val="20"/>
          <w:szCs w:val="20"/>
        </w:rPr>
        <w:t>(</w:t>
      </w:r>
      <w:r>
        <w:rPr>
          <w:rFonts w:asciiTheme="minorEastAsia" w:hAnsiTheme="minorEastAsia" w:cs="Arial" w:hint="eastAsia"/>
          <w:sz w:val="20"/>
          <w:szCs w:val="20"/>
        </w:rPr>
        <w:t>可以加上細字「可多選」?)</w:t>
      </w:r>
      <w:r>
        <w:rPr>
          <w:rStyle w:val="a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3EA695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3771E" w16cex:dateUtc="2020-12-03T06:39:00Z"/>
  <w16cex:commentExtensible w16cex:durableId="23738C9E" w16cex:dateUtc="2020-12-03T08:11:00Z"/>
  <w16cex:commentExtensible w16cex:durableId="23738D56" w16cex:dateUtc="2020-12-03T08:14:00Z"/>
  <w16cex:commentExtensible w16cex:durableId="23738D4F" w16cex:dateUtc="2020-12-03T08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1029024" w16cid:durableId="2373771E"/>
  <w16cid:commentId w16cid:paraId="32C55DB9" w16cid:durableId="23738C9E"/>
  <w16cid:commentId w16cid:paraId="1B0B3FD4" w16cid:durableId="23738D56"/>
  <w16cid:commentId w16cid:paraId="2CDDBC4C" w16cid:durableId="23738D4F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E87340" w14:textId="77777777" w:rsidR="00E9272D" w:rsidRDefault="00E9272D" w:rsidP="0024398F">
      <w:r>
        <w:separator/>
      </w:r>
    </w:p>
  </w:endnote>
  <w:endnote w:type="continuationSeparator" w:id="0">
    <w:p w14:paraId="36A88D8B" w14:textId="77777777" w:rsidR="00E9272D" w:rsidRDefault="00E9272D" w:rsidP="00243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Bold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5C16AE" w14:textId="77777777" w:rsidR="00E9272D" w:rsidRDefault="00E9272D" w:rsidP="0024398F">
      <w:r>
        <w:separator/>
      </w:r>
    </w:p>
  </w:footnote>
  <w:footnote w:type="continuationSeparator" w:id="0">
    <w:p w14:paraId="6795D2C4" w14:textId="77777777" w:rsidR="00E9272D" w:rsidRDefault="00E9272D" w:rsidP="002439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D12BA7"/>
    <w:multiLevelType w:val="hybridMultilevel"/>
    <w:tmpl w:val="609E196A"/>
    <w:lvl w:ilvl="0" w:tplc="85B00F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S">
    <w15:presenceInfo w15:providerId="AD" w15:userId="S-1-5-21-2848338338-947813666-2261562100-113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0241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666D3"/>
    <w:rsid w:val="000520BF"/>
    <w:rsid w:val="000C0047"/>
    <w:rsid w:val="001548BC"/>
    <w:rsid w:val="00184EC7"/>
    <w:rsid w:val="00196BA0"/>
    <w:rsid w:val="001E034C"/>
    <w:rsid w:val="0024398F"/>
    <w:rsid w:val="002D1DE9"/>
    <w:rsid w:val="002F47D9"/>
    <w:rsid w:val="00386AA7"/>
    <w:rsid w:val="003A3930"/>
    <w:rsid w:val="00411C1F"/>
    <w:rsid w:val="00441C48"/>
    <w:rsid w:val="004F454B"/>
    <w:rsid w:val="005350E2"/>
    <w:rsid w:val="005C733F"/>
    <w:rsid w:val="006045CE"/>
    <w:rsid w:val="006E3D13"/>
    <w:rsid w:val="00703851"/>
    <w:rsid w:val="007666D3"/>
    <w:rsid w:val="0077348A"/>
    <w:rsid w:val="0077480D"/>
    <w:rsid w:val="00791951"/>
    <w:rsid w:val="00835AC4"/>
    <w:rsid w:val="00842E68"/>
    <w:rsid w:val="008972DC"/>
    <w:rsid w:val="009B67C0"/>
    <w:rsid w:val="00A93C7D"/>
    <w:rsid w:val="00AA5948"/>
    <w:rsid w:val="00AD454D"/>
    <w:rsid w:val="00BF5BB0"/>
    <w:rsid w:val="00C61F52"/>
    <w:rsid w:val="00CE2759"/>
    <w:rsid w:val="00D0126C"/>
    <w:rsid w:val="00D41832"/>
    <w:rsid w:val="00E37A3F"/>
    <w:rsid w:val="00E9272D"/>
    <w:rsid w:val="00EA4156"/>
    <w:rsid w:val="00F76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o:colormenu v:ext="edit" fillcolor="none" strokecolor="red"/>
    </o:shapedefaults>
    <o:shapelayout v:ext="edit">
      <o:idmap v:ext="edit" data="1"/>
    </o:shapelayout>
  </w:shapeDefaults>
  <w:decimalSymbol w:val="."/>
  <w:listSeparator w:val=","/>
  <w14:docId w14:val="0513D510"/>
  <w15:docId w15:val="{56E2DF2A-25E7-43D8-9861-1748F510B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195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666D3"/>
    <w:pPr>
      <w:widowControl w:val="0"/>
    </w:pPr>
  </w:style>
  <w:style w:type="table" w:styleId="a4">
    <w:name w:val="Table Grid"/>
    <w:basedOn w:val="a1"/>
    <w:uiPriority w:val="39"/>
    <w:rsid w:val="00AD45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AA5948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AA5948"/>
  </w:style>
  <w:style w:type="character" w:customStyle="1" w:styleId="a7">
    <w:name w:val="註解文字 字元"/>
    <w:basedOn w:val="a0"/>
    <w:link w:val="a6"/>
    <w:uiPriority w:val="99"/>
    <w:semiHidden/>
    <w:rsid w:val="00AA5948"/>
  </w:style>
  <w:style w:type="paragraph" w:styleId="a8">
    <w:name w:val="annotation subject"/>
    <w:basedOn w:val="a6"/>
    <w:next w:val="a6"/>
    <w:link w:val="a9"/>
    <w:uiPriority w:val="99"/>
    <w:semiHidden/>
    <w:unhideWhenUsed/>
    <w:rsid w:val="00AA5948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AA5948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AA5948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AA5948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2439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24398F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2439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24398F"/>
    <w:rPr>
      <w:sz w:val="20"/>
      <w:szCs w:val="20"/>
    </w:rPr>
  </w:style>
  <w:style w:type="paragraph" w:styleId="af0">
    <w:name w:val="List Paragraph"/>
    <w:basedOn w:val="a"/>
    <w:uiPriority w:val="34"/>
    <w:qFormat/>
    <w:rsid w:val="00F76C0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3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17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05644-2627-4B7D-96B1-B457ED3F0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4</Pages>
  <Words>674</Words>
  <Characters>3842</Characters>
  <Application>Microsoft Office Word</Application>
  <DocSecurity>0</DocSecurity>
  <Lines>32</Lines>
  <Paragraphs>9</Paragraphs>
  <ScaleCrop>false</ScaleCrop>
  <Company/>
  <LinksUpToDate>false</LinksUpToDate>
  <CharactersWithSpaces>4507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Charmaine</dc:creator>
  <cp:keywords/>
  <dc:description/>
  <cp:lastModifiedBy>Charmaine</cp:lastModifiedBy>
  <cp:revision>24</cp:revision>
  <dcterms:created xsi:type="dcterms:W3CDTF">2020-12-01T11:03:00Z</dcterms:created>
  <dcterms:modified xsi:type="dcterms:W3CDTF">2020-12-18T11:31:00Z</dcterms:modified>
</cp:coreProperties>
</file>